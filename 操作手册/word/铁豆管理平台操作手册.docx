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63" w:beforeLines="50" w:after="163" w:afterLines="50"/>
        <w:ind w:left="1680" w:firstLine="420"/>
        <w:jc w:val="left"/>
        <w:rPr>
          <w:b/>
          <w:bCs/>
          <w:sz w:val="28"/>
          <w:szCs w:val="28"/>
        </w:rPr>
      </w:pPr>
      <w:bookmarkStart w:id="0" w:name="_Toc18532"/>
      <w:bookmarkStart w:id="1" w:name="_Toc25542"/>
    </w:p>
    <w:p>
      <w:pPr>
        <w:spacing w:before="163" w:beforeLines="50" w:after="163" w:afterLines="50"/>
        <w:ind w:left="1680" w:firstLine="420"/>
        <w:jc w:val="left"/>
        <w:rPr>
          <w:b/>
          <w:bCs/>
          <w:sz w:val="28"/>
          <w:szCs w:val="28"/>
        </w:rPr>
      </w:pPr>
    </w:p>
    <w:p>
      <w:pPr>
        <w:spacing w:before="163" w:beforeLines="50" w:after="163" w:afterLines="50"/>
        <w:ind w:left="1680" w:firstLine="420"/>
        <w:jc w:val="left"/>
        <w:rPr>
          <w:b/>
          <w:bCs/>
          <w:sz w:val="28"/>
          <w:szCs w:val="28"/>
        </w:rPr>
      </w:pPr>
    </w:p>
    <w:p>
      <w:pPr>
        <w:spacing w:before="163" w:beforeLines="50" w:after="163" w:afterLines="50"/>
        <w:ind w:left="1680" w:firstLine="420"/>
        <w:jc w:val="both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铁豆管理平台</w:t>
      </w:r>
    </w:p>
    <w:p>
      <w:pPr>
        <w:spacing w:before="163" w:beforeLines="50" w:after="163" w:afterLines="50"/>
        <w:ind w:left="1680" w:firstLine="420"/>
        <w:jc w:val="both"/>
        <w:rPr>
          <w:rFonts w:hint="eastAsia"/>
          <w:b/>
          <w:bCs/>
          <w:sz w:val="72"/>
          <w:szCs w:val="72"/>
        </w:rPr>
      </w:pPr>
    </w:p>
    <w:tbl>
      <w:tblPr>
        <w:tblStyle w:val="21"/>
        <w:tblW w:w="8414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8"/>
        <w:gridCol w:w="381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2" w:hRule="atLeast"/>
        </w:trPr>
        <w:tc>
          <w:tcPr>
            <w:tcW w:w="4598" w:type="dxa"/>
            <w:shd w:val="clear" w:color="auto" w:fill="auto"/>
          </w:tcPr>
          <w:p>
            <w:pPr>
              <w:spacing w:before="163" w:beforeLines="50" w:after="163" w:afterLines="5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114300" distR="114300">
                  <wp:extent cx="1605280" cy="1265555"/>
                  <wp:effectExtent l="0" t="0" r="0" b="0"/>
                  <wp:docPr id="1" name="图片 1" descr="../../Downloads/tim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../../Downloads/timg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80" cy="1265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  <w:shd w:val="clear" w:color="auto" w:fill="auto"/>
          </w:tcPr>
          <w:p>
            <w:pPr>
              <w:spacing w:before="163" w:beforeLines="50" w:after="163" w:afterLines="5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114300" distR="114300">
                  <wp:extent cx="1241425" cy="1241425"/>
                  <wp:effectExtent l="0" t="0" r="15875" b="15875"/>
                  <wp:docPr id="2" name="图片 2" descr="C:\Users\Administrator\Desktop\2.pn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:\Users\Administrator\Desktop\2.png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425" cy="124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63" w:beforeLines="50" w:after="163" w:afterLines="50"/>
        <w:ind w:left="1680" w:firstLine="420"/>
        <w:jc w:val="left"/>
        <w:rPr>
          <w:b/>
          <w:bCs/>
          <w:sz w:val="28"/>
          <w:szCs w:val="28"/>
        </w:rPr>
      </w:pPr>
    </w:p>
    <w:p>
      <w:pPr>
        <w:spacing w:before="163" w:beforeLines="50" w:after="163" w:afterLines="50"/>
        <w:ind w:left="1680" w:firstLine="420"/>
        <w:jc w:val="left"/>
        <w:rPr>
          <w:b/>
          <w:bCs/>
          <w:sz w:val="28"/>
          <w:szCs w:val="28"/>
        </w:rPr>
      </w:pPr>
    </w:p>
    <w:p>
      <w:pPr>
        <w:spacing w:before="163" w:beforeLines="50" w:after="163" w:afterLines="50"/>
        <w:ind w:left="1680" w:firstLine="420"/>
        <w:jc w:val="left"/>
        <w:rPr>
          <w:b/>
          <w:bCs/>
          <w:sz w:val="28"/>
          <w:szCs w:val="28"/>
        </w:rPr>
      </w:pPr>
    </w:p>
    <w:p>
      <w:pPr>
        <w:spacing w:before="163" w:beforeLines="50" w:after="163" w:afterLines="50"/>
        <w:jc w:val="center"/>
        <w:rPr>
          <w:b/>
          <w:bCs/>
          <w:sz w:val="48"/>
          <w:szCs w:val="48"/>
        </w:rPr>
      </w:pPr>
    </w:p>
    <w:p>
      <w:pPr>
        <w:spacing w:before="163" w:beforeLines="50" w:after="163" w:afterLines="50"/>
        <w:rPr>
          <w:b/>
          <w:bCs/>
          <w:sz w:val="48"/>
          <w:szCs w:val="48"/>
        </w:rPr>
      </w:pPr>
    </w:p>
    <w:p>
      <w:pPr>
        <w:spacing w:before="163" w:beforeLines="50" w:after="163" w:afterLines="50"/>
        <w:jc w:val="both"/>
        <w:rPr>
          <w:b/>
          <w:bCs/>
          <w:sz w:val="48"/>
          <w:szCs w:val="48"/>
        </w:rPr>
      </w:pPr>
    </w:p>
    <w:p>
      <w:pPr>
        <w:spacing w:before="163" w:beforeLines="50" w:after="163" w:afterLines="50"/>
        <w:jc w:val="center"/>
        <w:rPr>
          <w:rFonts w:hint="eastAsia"/>
          <w:bCs/>
          <w:sz w:val="36"/>
          <w:szCs w:val="36"/>
          <w:lang w:val="en-US" w:eastAsia="zh-CN"/>
        </w:rPr>
      </w:pPr>
      <w:r>
        <w:rPr>
          <w:rFonts w:hint="eastAsia"/>
          <w:bCs/>
          <w:sz w:val="36"/>
          <w:szCs w:val="36"/>
        </w:rPr>
        <w:t>201</w:t>
      </w:r>
      <w:r>
        <w:rPr>
          <w:rFonts w:hint="eastAsia"/>
          <w:bCs/>
          <w:sz w:val="36"/>
          <w:szCs w:val="36"/>
          <w:lang w:val="en-US" w:eastAsia="zh-CN"/>
        </w:rPr>
        <w:t>7</w:t>
      </w:r>
      <w:r>
        <w:rPr>
          <w:rFonts w:hint="eastAsia"/>
          <w:bCs/>
          <w:sz w:val="36"/>
          <w:szCs w:val="36"/>
        </w:rPr>
        <w:t>/</w:t>
      </w:r>
      <w:r>
        <w:rPr>
          <w:rFonts w:hint="eastAsia"/>
          <w:bCs/>
          <w:sz w:val="36"/>
          <w:szCs w:val="36"/>
          <w:lang w:val="en-US" w:eastAsia="zh-CN"/>
        </w:rPr>
        <w:t>03</w:t>
      </w:r>
    </w:p>
    <w:p>
      <w:pPr>
        <w:spacing w:before="163" w:beforeLines="50" w:after="163" w:afterLines="50"/>
        <w:jc w:val="center"/>
        <w:rPr>
          <w:rFonts w:hint="eastAsia"/>
          <w:bCs/>
          <w:sz w:val="36"/>
          <w:szCs w:val="36"/>
          <w:lang w:val="en-US" w:eastAsia="zh-CN"/>
        </w:rPr>
      </w:pPr>
      <w:r>
        <w:rPr>
          <w:rFonts w:hint="eastAsia"/>
          <w:bCs/>
          <w:sz w:val="36"/>
          <w:szCs w:val="36"/>
          <w:lang w:val="en-US" w:eastAsia="zh-CN"/>
        </w:rPr>
        <w:t>目录</w:t>
      </w:r>
      <w:bookmarkStart w:id="57" w:name="_GoBack"/>
      <w:bookmarkEnd w:id="57"/>
    </w:p>
    <w:p>
      <w:pPr>
        <w:pStyle w:val="16"/>
        <w:tabs>
          <w:tab w:val="right" w:leader="dot" w:pos="8306"/>
        </w:tabs>
      </w:pPr>
      <w:r>
        <w:rPr>
          <w:bCs/>
          <w:sz w:val="36"/>
          <w:szCs w:val="36"/>
        </w:rPr>
        <w:fldChar w:fldCharType="begin"/>
      </w:r>
      <w:r>
        <w:rPr>
          <w:bCs/>
          <w:sz w:val="36"/>
          <w:szCs w:val="36"/>
        </w:rPr>
        <w:instrText xml:space="preserve">TOC \o "1-3" \h \u </w:instrText>
      </w:r>
      <w:r>
        <w:rPr>
          <w:bCs/>
          <w:sz w:val="36"/>
          <w:szCs w:val="36"/>
        </w:rPr>
        <w:fldChar w:fldCharType="separate"/>
      </w: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_Toc7352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一、 名词解析</w:t>
      </w:r>
      <w:r>
        <w:tab/>
      </w:r>
      <w:r>
        <w:fldChar w:fldCharType="begin"/>
      </w:r>
      <w:r>
        <w:instrText xml:space="preserve"> PAGEREF _Toc7352 </w:instrText>
      </w:r>
      <w:r>
        <w:fldChar w:fldCharType="separate"/>
      </w:r>
      <w:r>
        <w:t>3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_Toc18805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 xml:space="preserve">二、 </w:t>
      </w:r>
      <w:r>
        <w:rPr>
          <w:rFonts w:hint="eastAsia"/>
          <w:lang w:eastAsia="zh-CN"/>
        </w:rPr>
        <w:t>系统简介</w:t>
      </w:r>
      <w:r>
        <w:tab/>
      </w:r>
      <w:r>
        <w:fldChar w:fldCharType="begin"/>
      </w:r>
      <w:r>
        <w:instrText xml:space="preserve"> PAGEREF _Toc18805 </w:instrText>
      </w:r>
      <w:r>
        <w:fldChar w:fldCharType="separate"/>
      </w:r>
      <w:r>
        <w:t>3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_Toc18705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（一） 运行环境</w:t>
      </w:r>
      <w:r>
        <w:tab/>
      </w:r>
      <w:r>
        <w:fldChar w:fldCharType="begin"/>
      </w:r>
      <w:r>
        <w:instrText xml:space="preserve"> PAGEREF _Toc18705 </w:instrText>
      </w:r>
      <w:r>
        <w:fldChar w:fldCharType="separate"/>
      </w:r>
      <w:r>
        <w:t>4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_Toc3572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1． 硬件环境：</w:t>
      </w:r>
      <w:r>
        <w:tab/>
      </w:r>
      <w:r>
        <w:fldChar w:fldCharType="begin"/>
      </w:r>
      <w:r>
        <w:instrText xml:space="preserve"> PAGEREF _Toc3572 </w:instrText>
      </w:r>
      <w:r>
        <w:fldChar w:fldCharType="separate"/>
      </w:r>
      <w:r>
        <w:t>4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_Toc13466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2． 软件环境：</w:t>
      </w:r>
      <w:r>
        <w:tab/>
      </w:r>
      <w:r>
        <w:fldChar w:fldCharType="begin"/>
      </w:r>
      <w:r>
        <w:instrText xml:space="preserve"> PAGEREF _Toc13466 </w:instrText>
      </w:r>
      <w:r>
        <w:fldChar w:fldCharType="separate"/>
      </w:r>
      <w:r>
        <w:t>4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_Toc24425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（二） 客户端：</w:t>
      </w:r>
      <w:r>
        <w:tab/>
      </w:r>
      <w:r>
        <w:fldChar w:fldCharType="begin"/>
      </w:r>
      <w:r>
        <w:instrText xml:space="preserve"> PAGEREF _Toc24425 </w:instrText>
      </w:r>
      <w:r>
        <w:fldChar w:fldCharType="separate"/>
      </w:r>
      <w:r>
        <w:t>4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_Toc18092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三、 操作说明</w:t>
      </w:r>
      <w:r>
        <w:tab/>
      </w:r>
      <w:r>
        <w:fldChar w:fldCharType="begin"/>
      </w:r>
      <w:r>
        <w:instrText xml:space="preserve"> PAGEREF _Toc18092 </w:instrText>
      </w:r>
      <w:r>
        <w:fldChar w:fldCharType="separate"/>
      </w:r>
      <w:r>
        <w:t>4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_Toc19972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（一） 系统管理</w:t>
      </w:r>
      <w:r>
        <w:tab/>
      </w:r>
      <w:r>
        <w:fldChar w:fldCharType="begin"/>
      </w:r>
      <w:r>
        <w:instrText xml:space="preserve"> PAGEREF _Toc19972 </w:instrText>
      </w:r>
      <w:r>
        <w:fldChar w:fldCharType="separate"/>
      </w:r>
      <w:r>
        <w:t>5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_Toc25605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1． 登录</w:t>
      </w:r>
      <w:r>
        <w:tab/>
      </w:r>
      <w:r>
        <w:fldChar w:fldCharType="begin"/>
      </w:r>
      <w:r>
        <w:instrText xml:space="preserve"> PAGEREF _Toc25605 </w:instrText>
      </w:r>
      <w:r>
        <w:fldChar w:fldCharType="separate"/>
      </w:r>
      <w:r>
        <w:t>5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_Toc13205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2． 账号</w:t>
      </w:r>
      <w:r>
        <w:rPr>
          <w:rFonts w:hint="eastAsia"/>
          <w:lang w:eastAsia="zh-CN"/>
        </w:rPr>
        <w:t>信息</w:t>
      </w:r>
      <w:r>
        <w:tab/>
      </w:r>
      <w:r>
        <w:fldChar w:fldCharType="begin"/>
      </w:r>
      <w:r>
        <w:instrText xml:space="preserve"> PAGEREF _Toc13205 </w:instrText>
      </w:r>
      <w:r>
        <w:fldChar w:fldCharType="separate"/>
      </w:r>
      <w:r>
        <w:t>6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_Toc3868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3． 应用管理</w:t>
      </w:r>
      <w:r>
        <w:tab/>
      </w:r>
      <w:r>
        <w:fldChar w:fldCharType="begin"/>
      </w:r>
      <w:r>
        <w:instrText xml:space="preserve"> PAGEREF _Toc3868 </w:instrText>
      </w:r>
      <w:r>
        <w:fldChar w:fldCharType="separate"/>
      </w:r>
      <w:r>
        <w:t>7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_Toc24851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4． 新增</w:t>
      </w:r>
      <w:r>
        <w:tab/>
      </w:r>
      <w:r>
        <w:fldChar w:fldCharType="begin"/>
      </w:r>
      <w:r>
        <w:instrText xml:space="preserve"> PAGEREF _Toc24851 </w:instrText>
      </w:r>
      <w:r>
        <w:fldChar w:fldCharType="separate"/>
      </w:r>
      <w:r>
        <w:t>8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_Toc13309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 xml:space="preserve">5． </w:t>
      </w:r>
      <w:r>
        <w:rPr>
          <w:rFonts w:hint="eastAsia"/>
          <w:lang w:eastAsia="zh-CN"/>
        </w:rPr>
        <w:t>金融</w:t>
      </w:r>
      <w:r>
        <w:rPr>
          <w:rFonts w:hint="eastAsia"/>
        </w:rPr>
        <w:t>账号管理</w:t>
      </w:r>
      <w:r>
        <w:tab/>
      </w:r>
      <w:r>
        <w:fldChar w:fldCharType="begin"/>
      </w:r>
      <w:r>
        <w:instrText xml:space="preserve"> PAGEREF _Toc13309 </w:instrText>
      </w:r>
      <w:r>
        <w:fldChar w:fldCharType="separate"/>
      </w:r>
      <w:r>
        <w:t>8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_Toc15745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6． 货币管理</w:t>
      </w:r>
      <w:r>
        <w:tab/>
      </w:r>
      <w:r>
        <w:fldChar w:fldCharType="begin"/>
      </w:r>
      <w:r>
        <w:instrText xml:space="preserve"> PAGEREF _Toc15745 </w:instrText>
      </w:r>
      <w:r>
        <w:fldChar w:fldCharType="separate"/>
      </w:r>
      <w:r>
        <w:t>9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_Toc17439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7． 额度管理</w:t>
      </w:r>
      <w:r>
        <w:tab/>
      </w:r>
      <w:r>
        <w:fldChar w:fldCharType="begin"/>
      </w:r>
      <w:r>
        <w:instrText xml:space="preserve"> PAGEREF _Toc17439 </w:instrText>
      </w:r>
      <w:r>
        <w:fldChar w:fldCharType="separate"/>
      </w:r>
      <w:r>
        <w:t>10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_Toc2293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8． 系统消息</w:t>
      </w:r>
      <w:r>
        <w:tab/>
      </w:r>
      <w:r>
        <w:fldChar w:fldCharType="begin"/>
      </w:r>
      <w:r>
        <w:instrText xml:space="preserve"> PAGEREF _Toc2293 </w:instrText>
      </w:r>
      <w:r>
        <w:fldChar w:fldCharType="separate"/>
      </w:r>
      <w:r>
        <w:t>11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_Toc10708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9． 账号管理</w:t>
      </w:r>
      <w:r>
        <w:tab/>
      </w:r>
      <w:r>
        <w:fldChar w:fldCharType="begin"/>
      </w:r>
      <w:r>
        <w:instrText xml:space="preserve"> PAGEREF _Toc10708 </w:instrText>
      </w:r>
      <w:r>
        <w:fldChar w:fldCharType="separate"/>
      </w:r>
      <w:r>
        <w:t>12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_Toc19652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（二） 接入方管理</w:t>
      </w:r>
      <w:r>
        <w:tab/>
      </w:r>
      <w:r>
        <w:fldChar w:fldCharType="begin"/>
      </w:r>
      <w:r>
        <w:instrText xml:space="preserve"> PAGEREF _Toc19652 </w:instrText>
      </w:r>
      <w:r>
        <w:fldChar w:fldCharType="separate"/>
      </w:r>
      <w:r>
        <w:t>15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_Toc6205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1． 登录</w:t>
      </w:r>
      <w:r>
        <w:tab/>
      </w:r>
      <w:r>
        <w:fldChar w:fldCharType="begin"/>
      </w:r>
      <w:r>
        <w:instrText xml:space="preserve"> PAGEREF _Toc6205 </w:instrText>
      </w:r>
      <w:r>
        <w:fldChar w:fldCharType="separate"/>
      </w:r>
      <w:r>
        <w:t>15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_Toc2595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2． 选择账号</w:t>
      </w:r>
      <w:r>
        <w:tab/>
      </w:r>
      <w:r>
        <w:fldChar w:fldCharType="begin"/>
      </w:r>
      <w:r>
        <w:instrText xml:space="preserve"> PAGEREF _Toc2595 </w:instrText>
      </w:r>
      <w:r>
        <w:fldChar w:fldCharType="separate"/>
      </w:r>
      <w:r>
        <w:t>15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_Toc9200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3． 登录账号管理</w:t>
      </w:r>
      <w:r>
        <w:tab/>
      </w:r>
      <w:r>
        <w:fldChar w:fldCharType="begin"/>
      </w:r>
      <w:r>
        <w:instrText xml:space="preserve"> PAGEREF _Toc9200 </w:instrText>
      </w:r>
      <w:r>
        <w:fldChar w:fldCharType="separate"/>
      </w:r>
      <w:r>
        <w:t>16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_Toc701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4． 交易管理</w:t>
      </w:r>
      <w:r>
        <w:tab/>
      </w:r>
      <w:r>
        <w:fldChar w:fldCharType="begin"/>
      </w:r>
      <w:r>
        <w:instrText xml:space="preserve"> PAGEREF _Toc701 </w:instrText>
      </w:r>
      <w:r>
        <w:fldChar w:fldCharType="separate"/>
      </w:r>
      <w:r>
        <w:t>18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_Toc12715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5． 账单管理</w:t>
      </w:r>
      <w:r>
        <w:tab/>
      </w:r>
      <w:r>
        <w:fldChar w:fldCharType="begin"/>
      </w:r>
      <w:r>
        <w:instrText xml:space="preserve"> PAGEREF _Toc12715 </w:instrText>
      </w:r>
      <w:r>
        <w:fldChar w:fldCharType="separate"/>
      </w:r>
      <w:r>
        <w:t>19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_Toc4878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6． 用户管理</w:t>
      </w:r>
      <w:r>
        <w:tab/>
      </w:r>
      <w:r>
        <w:fldChar w:fldCharType="begin"/>
      </w:r>
      <w:r>
        <w:instrText xml:space="preserve"> PAGEREF _Toc4878 </w:instrText>
      </w:r>
      <w:r>
        <w:fldChar w:fldCharType="separate"/>
      </w:r>
      <w:r>
        <w:t>21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_Toc29646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7． 商家管理</w:t>
      </w:r>
      <w:r>
        <w:tab/>
      </w:r>
      <w:r>
        <w:fldChar w:fldCharType="begin"/>
      </w:r>
      <w:r>
        <w:instrText xml:space="preserve"> PAGEREF _Toc29646 </w:instrText>
      </w:r>
      <w:r>
        <w:fldChar w:fldCharType="separate"/>
      </w:r>
      <w:r>
        <w:t>24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_Toc5252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8． 系统消息</w:t>
      </w:r>
      <w:r>
        <w:tab/>
      </w:r>
      <w:r>
        <w:fldChar w:fldCharType="begin"/>
      </w:r>
      <w:r>
        <w:instrText xml:space="preserve"> PAGEREF _Toc5252 </w:instrText>
      </w:r>
      <w:r>
        <w:fldChar w:fldCharType="separate"/>
      </w:r>
      <w:r>
        <w:t>25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bCs/>
          <w:szCs w:val="36"/>
        </w:rPr>
        <w:fldChar w:fldCharType="begin"/>
      </w:r>
      <w:r>
        <w:rPr>
          <w:bCs/>
          <w:szCs w:val="36"/>
        </w:rPr>
        <w:instrText xml:space="preserve"> HYPERLINK \l _Toc13424 </w:instrText>
      </w:r>
      <w:r>
        <w:rPr>
          <w:bCs/>
          <w:szCs w:val="36"/>
        </w:rPr>
        <w:fldChar w:fldCharType="separate"/>
      </w:r>
      <w:r>
        <w:rPr>
          <w:rFonts w:hint="eastAsia"/>
        </w:rPr>
        <w:t>9． 账号管理</w:t>
      </w:r>
      <w:r>
        <w:tab/>
      </w:r>
      <w:r>
        <w:fldChar w:fldCharType="begin"/>
      </w:r>
      <w:r>
        <w:instrText xml:space="preserve"> PAGEREF _Toc13424 </w:instrText>
      </w:r>
      <w:r>
        <w:fldChar w:fldCharType="separate"/>
      </w:r>
      <w:r>
        <w:t>25</w:t>
      </w:r>
      <w:r>
        <w:fldChar w:fldCharType="end"/>
      </w:r>
      <w:r>
        <w:rPr>
          <w:bCs/>
          <w:szCs w:val="36"/>
        </w:rPr>
        <w:fldChar w:fldCharType="end"/>
      </w:r>
    </w:p>
    <w:p>
      <w:pPr>
        <w:spacing w:before="163" w:beforeLines="50" w:after="163" w:afterLines="50"/>
        <w:jc w:val="center"/>
        <w:rPr>
          <w:bCs/>
          <w:sz w:val="36"/>
          <w:szCs w:val="36"/>
        </w:rPr>
      </w:pPr>
      <w:r>
        <w:rPr>
          <w:bCs/>
          <w:szCs w:val="36"/>
        </w:rPr>
        <w:fldChar w:fldCharType="end"/>
      </w:r>
    </w:p>
    <w:p>
      <w:pPr>
        <w:spacing w:before="163" w:beforeLines="50" w:after="163" w:afterLines="50"/>
        <w:jc w:val="center"/>
        <w:rPr>
          <w:bCs/>
          <w:sz w:val="36"/>
          <w:szCs w:val="36"/>
        </w:rPr>
        <w:sectPr>
          <w:headerReference r:id="rId3" w:type="default"/>
          <w:footerReference r:id="rId4" w:type="default"/>
          <w:footerReference r:id="rId5" w:type="even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titlePg/>
          <w:docGrid w:type="lines" w:linePitch="326" w:charSpace="0"/>
        </w:sectPr>
      </w:pPr>
    </w:p>
    <w:bookmarkEnd w:id="0"/>
    <w:bookmarkEnd w:id="1"/>
    <w:p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本章节帮助</w:t>
      </w:r>
      <w:r>
        <w:rPr>
          <w:rFonts w:hint="eastAsia" w:ascii="宋体" w:hAnsi="宋体"/>
        </w:rPr>
        <w:t>运营人员、测试人员、研发人员、产品人员了解金融平台管理后台的部署配置、运行环境、工作基本操作。</w:t>
      </w:r>
    </w:p>
    <w:p>
      <w:pPr>
        <w:pStyle w:val="2"/>
      </w:pPr>
      <w:bookmarkStart w:id="2" w:name="_Toc462415006"/>
      <w:bookmarkStart w:id="3" w:name="_Toc7352"/>
      <w:r>
        <w:rPr>
          <w:rFonts w:hint="eastAsia"/>
        </w:rPr>
        <w:t>名词解析</w:t>
      </w:r>
      <w:bookmarkEnd w:id="2"/>
      <w:bookmarkEnd w:id="3"/>
    </w:p>
    <w:p>
      <w:pPr>
        <w:pStyle w:val="27"/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应用：指接入金融平台的第三方系统。</w:t>
      </w:r>
    </w:p>
    <w:p>
      <w:pPr>
        <w:pStyle w:val="27"/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货币类型：根据交易行为和标的物的不同，系统划分了几种类型，包括：微信支付、支付宝、储值卡、饭票、地方饭票、信用。目前主要的应用类型是微信支付、支付宝、储值卡、饭票、地方饭票。（可以类比为黄金、纸币、债券）</w:t>
      </w:r>
    </w:p>
    <w:p>
      <w:pPr>
        <w:pStyle w:val="27"/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货币：指某一货币类型的具体支付类型，储值卡、饭票、地方饭票等虚拟类型可以创建多种货币。（可以类比为美元、人民币、欧元）</w:t>
      </w:r>
    </w:p>
    <w:p>
      <w:pPr>
        <w:pStyle w:val="27"/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货币账号：应用可以申请开通某一货币功能，多个应用可以申请开通同一货币。不同应用的同一种货币价值是相等的，如果存在交易，汇率应该是1:1。（可以类比为招商银行的人民币账号，工商银行的人民币账号）</w:t>
      </w:r>
    </w:p>
    <w:p>
      <w:pPr>
        <w:pStyle w:val="27"/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金融账号：指个人、商户开通了某一货币的账号（可类比为在招行、工行开的户口）</w:t>
      </w:r>
    </w:p>
    <w:p>
      <w:pPr>
        <w:pStyle w:val="27"/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平台/应用账号：需要特殊说明的是，每个应用在其开通的货币账号下都拥有一个特殊的金融账号，作为“充值”、“体现”交易的主体，称为平台账号或应用账号。</w:t>
      </w:r>
    </w:p>
    <w:p>
      <w:pPr>
        <w:pStyle w:val="2"/>
      </w:pPr>
      <w:bookmarkStart w:id="4" w:name="_Toc18805"/>
      <w:r>
        <w:rPr>
          <w:rFonts w:hint="eastAsia"/>
          <w:lang w:eastAsia="zh-CN"/>
        </w:rPr>
        <w:t>系统简介</w:t>
      </w:r>
      <w:bookmarkEnd w:id="4"/>
    </w:p>
    <w:p>
      <w:r>
        <w:rPr>
          <w:rFonts w:hint="eastAsia"/>
        </w:rPr>
        <w:tab/>
      </w:r>
      <w:r>
        <w:rPr>
          <w:rFonts w:hint="eastAsia"/>
        </w:rPr>
        <w:t>金融平台主要为提供企业内部账号管理、实现虚拟交易管理功能而开发的系统，管理后台主要负责提供接入管理、额度审批、用户管理、商户管理、交易管理、统计等功能操作界面。</w:t>
      </w:r>
    </w:p>
    <w:p>
      <w:r>
        <w:rPr>
          <w:rFonts w:hint="eastAsia"/>
        </w:rPr>
        <w:tab/>
      </w:r>
      <w:r>
        <w:rPr>
          <w:rFonts w:hint="eastAsia"/>
        </w:rPr>
        <w:t>管理后台的使用用户主要包括系统管理员和接入方管理员。</w:t>
      </w:r>
    </w:p>
    <w:p/>
    <w:p>
      <w:pPr>
        <w:pStyle w:val="3"/>
      </w:pPr>
      <w:bookmarkStart w:id="5" w:name="_Toc18705"/>
      <w:bookmarkStart w:id="6" w:name="_Toc14071"/>
      <w:bookmarkStart w:id="7" w:name="_Toc2336"/>
      <w:r>
        <w:rPr>
          <w:rFonts w:hint="eastAsia"/>
        </w:rPr>
        <w:t>运行环境</w:t>
      </w:r>
      <w:bookmarkEnd w:id="5"/>
      <w:bookmarkEnd w:id="6"/>
      <w:bookmarkEnd w:id="7"/>
    </w:p>
    <w:p>
      <w:pPr>
        <w:pStyle w:val="4"/>
        <w:ind w:left="0" w:leftChars="0" w:firstLine="0" w:firstLineChars="0"/>
      </w:pPr>
      <w:bookmarkStart w:id="8" w:name="_Toc3572"/>
      <w:r>
        <w:rPr>
          <w:rFonts w:hint="eastAsia"/>
        </w:rPr>
        <w:t>硬件环境：</w:t>
      </w:r>
      <w:bookmarkEnd w:id="8"/>
    </w:p>
    <w:p>
      <w:r>
        <w:rPr>
          <w:rFonts w:hint="eastAsia"/>
        </w:rPr>
        <w:t>WEB服务器</w:t>
      </w:r>
    </w:p>
    <w:p>
      <w:pPr>
        <w:pStyle w:val="27"/>
        <w:numPr>
          <w:ilvl w:val="0"/>
          <w:numId w:val="4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CPU：&gt; 8 * 2G</w:t>
      </w:r>
    </w:p>
    <w:p>
      <w:pPr>
        <w:pStyle w:val="27"/>
        <w:numPr>
          <w:ilvl w:val="0"/>
          <w:numId w:val="4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内存：&gt; 8GB</w:t>
      </w:r>
    </w:p>
    <w:p>
      <w:pPr>
        <w:pStyle w:val="27"/>
        <w:numPr>
          <w:ilvl w:val="0"/>
          <w:numId w:val="4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磁盘：&gt; 300G</w:t>
      </w:r>
    </w:p>
    <w:p>
      <w:pPr>
        <w:pStyle w:val="27"/>
        <w:numPr>
          <w:ilvl w:val="0"/>
          <w:numId w:val="4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带宽：&gt; 2Mb/s</w:t>
      </w:r>
    </w:p>
    <w:p>
      <w:pPr>
        <w:rPr>
          <w:rFonts w:hint="eastAsia"/>
        </w:rPr>
      </w:pPr>
      <w:r>
        <w:rPr>
          <w:rFonts w:hint="eastAsia"/>
        </w:rPr>
        <w:t>数据库服务器（与业务系统共享）</w:t>
      </w:r>
    </w:p>
    <w:p>
      <w:pPr>
        <w:pStyle w:val="27"/>
        <w:numPr>
          <w:ilvl w:val="0"/>
          <w:numId w:val="5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CPU：&gt; 16 * 2G</w:t>
      </w:r>
    </w:p>
    <w:p>
      <w:pPr>
        <w:pStyle w:val="27"/>
        <w:numPr>
          <w:ilvl w:val="0"/>
          <w:numId w:val="5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内存：&gt; 16GB</w:t>
      </w:r>
    </w:p>
    <w:p>
      <w:pPr>
        <w:pStyle w:val="27"/>
        <w:numPr>
          <w:ilvl w:val="0"/>
          <w:numId w:val="5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磁盘：&gt; 500GB</w:t>
      </w:r>
    </w:p>
    <w:p>
      <w:pPr>
        <w:pStyle w:val="27"/>
        <w:numPr>
          <w:ilvl w:val="0"/>
          <w:numId w:val="5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带宽：&gt; 1Mb/s</w:t>
      </w:r>
    </w:p>
    <w:p>
      <w:pPr>
        <w:pStyle w:val="4"/>
        <w:ind w:left="0" w:leftChars="0" w:firstLine="0" w:firstLineChars="0"/>
      </w:pPr>
      <w:bookmarkStart w:id="9" w:name="_Toc13466"/>
      <w:r>
        <w:rPr>
          <w:rFonts w:hint="eastAsia"/>
        </w:rPr>
        <w:t>软件环境：</w:t>
      </w:r>
      <w:bookmarkEnd w:id="9"/>
    </w:p>
    <w:p>
      <w:pPr>
        <w:pStyle w:val="27"/>
        <w:numPr>
          <w:ilvl w:val="0"/>
          <w:numId w:val="6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操作系统：CentOS 6.5 64位</w:t>
      </w:r>
    </w:p>
    <w:p>
      <w:pPr>
        <w:pStyle w:val="27"/>
        <w:numPr>
          <w:ilvl w:val="0"/>
          <w:numId w:val="6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>数据库：MYSQL 5.7, Redis2.8</w:t>
      </w:r>
    </w:p>
    <w:p>
      <w:pPr>
        <w:pStyle w:val="27"/>
        <w:numPr>
          <w:ilvl w:val="0"/>
          <w:numId w:val="6"/>
        </w:numPr>
        <w:tabs>
          <w:tab w:val="left" w:pos="360"/>
        </w:tabs>
        <w:ind w:left="425" w:leftChars="0" w:hanging="425" w:firstLineChars="0"/>
      </w:pPr>
      <w:r>
        <w:rPr>
          <w:rFonts w:hint="eastAsia"/>
        </w:rPr>
        <w:t xml:space="preserve">运行环境：&gt; </w:t>
      </w:r>
      <w:r>
        <w:t>PHP5</w:t>
      </w:r>
      <w:r>
        <w:rPr>
          <w:rFonts w:hint="eastAsia"/>
        </w:rPr>
        <w:t>.5</w:t>
      </w:r>
    </w:p>
    <w:p>
      <w:pPr>
        <w:pStyle w:val="27"/>
        <w:numPr>
          <w:ilvl w:val="0"/>
          <w:numId w:val="6"/>
        </w:numPr>
        <w:tabs>
          <w:tab w:val="left" w:pos="360"/>
        </w:tabs>
        <w:ind w:left="425" w:leftChars="0" w:hanging="425" w:firstLineChars="0"/>
      </w:pPr>
      <w:r>
        <w:rPr>
          <w:rFonts w:cs="Calibri"/>
        </w:rPr>
        <w:t>WEB</w:t>
      </w:r>
      <w:r>
        <w:rPr>
          <w:rFonts w:hint="eastAsia"/>
        </w:rPr>
        <w:t>服务器：&gt; Nginx1.8</w:t>
      </w:r>
    </w:p>
    <w:p>
      <w:pPr>
        <w:pStyle w:val="3"/>
      </w:pPr>
      <w:bookmarkStart w:id="10" w:name="_Toc24425"/>
      <w:r>
        <w:rPr>
          <w:rFonts w:hint="eastAsia"/>
        </w:rPr>
        <w:t>客户端：</w:t>
      </w:r>
      <w:bookmarkEnd w:id="10"/>
    </w:p>
    <w:p>
      <w:r>
        <w:rPr>
          <w:rFonts w:hint="eastAsia"/>
        </w:rPr>
        <w:tab/>
      </w:r>
      <w:r>
        <w:rPr>
          <w:rFonts w:hint="eastAsia"/>
        </w:rPr>
        <w:t>Android：无</w:t>
      </w:r>
    </w:p>
    <w:p>
      <w:r>
        <w:rPr>
          <w:rFonts w:hint="eastAsia"/>
        </w:rPr>
        <w:tab/>
      </w:r>
      <w:r>
        <w:rPr>
          <w:rFonts w:hint="eastAsia"/>
        </w:rPr>
        <w:t>iOS：无</w:t>
      </w:r>
    </w:p>
    <w:p>
      <w:r>
        <w:rPr>
          <w:rFonts w:hint="eastAsia"/>
        </w:rPr>
        <w:tab/>
      </w:r>
      <w:r>
        <w:rPr>
          <w:rFonts w:hint="eastAsia"/>
        </w:rPr>
        <w:t xml:space="preserve">浏览器：Chrome 43， </w:t>
      </w:r>
      <w:r>
        <w:t>S</w:t>
      </w:r>
      <w:r>
        <w:rPr>
          <w:rFonts w:hint="eastAsia"/>
        </w:rPr>
        <w:t xml:space="preserve">afari， </w:t>
      </w:r>
      <w:r>
        <w:t>F</w:t>
      </w:r>
      <w:r>
        <w:rPr>
          <w:rFonts w:hint="eastAsia"/>
        </w:rPr>
        <w:t>irefox， IE 10</w:t>
      </w:r>
    </w:p>
    <w:p>
      <w:pPr>
        <w:pStyle w:val="2"/>
      </w:pPr>
      <w:bookmarkStart w:id="11" w:name="_Toc24986"/>
      <w:bookmarkStart w:id="12" w:name="_Toc4045"/>
      <w:bookmarkStart w:id="13" w:name="_Toc18092"/>
      <w:r>
        <w:rPr>
          <w:rFonts w:hint="eastAsia"/>
        </w:rPr>
        <w:t>操作说明</w:t>
      </w:r>
      <w:bookmarkEnd w:id="11"/>
      <w:bookmarkEnd w:id="12"/>
      <w:bookmarkEnd w:id="13"/>
    </w:p>
    <w:p>
      <w:r>
        <w:rPr>
          <w:rFonts w:hint="eastAsia"/>
        </w:rPr>
        <w:tab/>
      </w:r>
      <w:r>
        <w:rPr>
          <w:rFonts w:hint="eastAsia"/>
        </w:rPr>
        <w:t>管理后台由两部分组成：系统管理、接入方管理。</w:t>
      </w:r>
    </w:p>
    <w:p>
      <w:r>
        <w:rPr>
          <w:rFonts w:hint="eastAsia"/>
        </w:rPr>
        <w:tab/>
      </w:r>
      <w:r>
        <w:rPr>
          <w:rFonts w:hint="eastAsia"/>
        </w:rPr>
        <w:t>系统管理主要提供接入管理、额度审批等。接入方管理主要提供用户管理、商户管理、交易管理、统计等。</w:t>
      </w:r>
    </w:p>
    <w:p>
      <w:pPr>
        <w:pStyle w:val="3"/>
      </w:pPr>
      <w:bookmarkStart w:id="14" w:name="_Toc462415012"/>
      <w:bookmarkStart w:id="15" w:name="_Toc19972"/>
      <w:r>
        <w:rPr>
          <w:rFonts w:hint="eastAsia"/>
        </w:rPr>
        <w:t>系统管理</w:t>
      </w:r>
      <w:bookmarkEnd w:id="14"/>
      <w:bookmarkEnd w:id="15"/>
    </w:p>
    <w:p>
      <w:pPr>
        <w:pStyle w:val="4"/>
        <w:ind w:left="0" w:leftChars="0" w:firstLine="0" w:firstLineChars="0"/>
      </w:pPr>
      <w:bookmarkStart w:id="16" w:name="_Toc462415013"/>
      <w:bookmarkStart w:id="17" w:name="_Toc25605"/>
      <w:r>
        <w:rPr>
          <w:rFonts w:hint="eastAsia"/>
        </w:rPr>
        <w:t>登录</w:t>
      </w:r>
      <w:bookmarkEnd w:id="16"/>
      <w:bookmarkEnd w:id="17"/>
    </w:p>
    <w:p>
      <w:pPr>
        <w:keepNext/>
        <w:jc w:val="center"/>
      </w:pPr>
      <w:r>
        <w:drawing>
          <wp:inline distT="0" distB="0" distL="0" distR="0">
            <wp:extent cx="5753100" cy="21526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 xml:space="preserve">图表 </w:t>
      </w:r>
      <w:ins w:id="0" w:author="Administrator" w:date="2016-11-02T10:58:00Z">
        <w:r>
          <w:rPr>
            <w:rFonts w:hint="eastAsia"/>
          </w:rPr>
          <w:t>1</w:t>
        </w:r>
      </w:ins>
    </w:p>
    <w:p>
      <w:pPr>
        <w:jc w:val="center"/>
        <w:rPr>
          <w:ins w:id="1" w:author="Administrator" w:date="2016-11-02T11:05:00Z"/>
        </w:rPr>
      </w:pPr>
      <w:r>
        <w:rPr>
          <w:rFonts w:hint="eastAsia"/>
        </w:rPr>
        <w:tab/>
      </w:r>
      <w:r>
        <w:rPr>
          <w:rFonts w:hint="eastAsia"/>
        </w:rPr>
        <w:t>点击登录页面右上角的“系统后台”进入系统管理专用登录页面，见下图。</w:t>
      </w:r>
      <w:ins w:id="2" w:author="Administrator" w:date="2016-11-02T10:58:00Z">
        <w:r>
          <w:rPr>
            <w:rFonts w:hint="eastAsia"/>
          </w:rPr>
          <w:t xml:space="preserve">  </w:t>
        </w:r>
      </w:ins>
      <w:r>
        <w:drawing>
          <wp:inline distT="0" distB="0" distL="0" distR="0">
            <wp:extent cx="4243070" cy="3389630"/>
            <wp:effectExtent l="69850" t="15875" r="30480" b="80645"/>
            <wp:docPr id="56" name="图片 56" descr="C:\Users\Administrator\Desktop\微信截图_20170321165721.png微信截图_2017032116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Administrator\Desktop\微信截图_20170321165721.png微信截图_201703211657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 xml:space="preserve">图表 </w:t>
      </w:r>
      <w:ins w:id="3" w:author="Administrator" w:date="2016-11-02T11:05:00Z">
        <w:r>
          <w:rPr>
            <w:rFonts w:hint="eastAsia"/>
          </w:rPr>
          <w:t>2</w:t>
        </w:r>
      </w:ins>
    </w:p>
    <w:p>
      <w:pPr>
        <w:pStyle w:val="4"/>
        <w:ind w:left="0" w:leftChars="0" w:firstLine="0" w:firstLineChars="0"/>
      </w:pPr>
      <w:bookmarkStart w:id="18" w:name="_Toc462415014"/>
      <w:bookmarkStart w:id="19" w:name="_Toc13205"/>
      <w:r>
        <w:rPr>
          <w:rFonts w:hint="eastAsia"/>
        </w:rPr>
        <w:t>账号</w:t>
      </w:r>
      <w:bookmarkEnd w:id="18"/>
      <w:r>
        <w:rPr>
          <w:rFonts w:hint="eastAsia"/>
          <w:lang w:eastAsia="zh-CN"/>
        </w:rPr>
        <w:t>信息</w:t>
      </w:r>
      <w:bookmarkEnd w:id="19"/>
    </w:p>
    <w:p>
      <w:pPr>
        <w:pStyle w:val="5"/>
        <w:ind w:left="0" w:leftChars="0" w:firstLine="0" w:firstLineChars="0"/>
        <w:rPr>
          <w:b w:val="0"/>
          <w:bCs/>
        </w:rPr>
      </w:pPr>
      <w:r>
        <w:rPr>
          <w:rFonts w:hint="eastAsia"/>
          <w:b w:val="0"/>
          <w:bCs/>
        </w:rPr>
        <w:t>账号信息</w:t>
      </w:r>
      <w:r>
        <w:rPr>
          <w:rFonts w:hint="eastAsia"/>
          <w:b w:val="0"/>
          <w:bCs/>
          <w:lang w:eastAsia="zh-CN"/>
        </w:rPr>
        <w:t>编辑</w:t>
      </w:r>
    </w:p>
    <w:p>
      <w:pPr>
        <w:keepNext/>
        <w:jc w:val="center"/>
      </w:pPr>
      <w:r>
        <w:drawing>
          <wp:inline distT="0" distB="0" distL="0" distR="0">
            <wp:extent cx="4410075" cy="3377565"/>
            <wp:effectExtent l="0" t="0" r="9525" b="13335"/>
            <wp:docPr id="55" name="图片 55" descr="C:\Users\Administrator\Desktop\图片3.png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Administrator\Desktop\图片3.png图片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 xml:space="preserve">图表 </w:t>
      </w:r>
      <w:ins w:id="4" w:author="Administrator" w:date="2016-11-02T11:05:00Z">
        <w:r>
          <w:rPr>
            <w:rFonts w:hint="eastAsia"/>
          </w:rPr>
          <w:t>3</w:t>
        </w:r>
      </w:ins>
    </w:p>
    <w:p>
      <w:r>
        <w:rPr>
          <w:rFonts w:hint="eastAsia"/>
        </w:rPr>
        <w:tab/>
      </w:r>
      <w:r>
        <w:rPr>
          <w:rFonts w:hint="eastAsia"/>
        </w:rPr>
        <w:t>列出当前登录用户个人信息，可在输入框内修改信息并提交更新。</w:t>
      </w:r>
    </w:p>
    <w:p>
      <w:pPr>
        <w:pStyle w:val="5"/>
        <w:ind w:left="0" w:leftChars="0" w:firstLine="0" w:firstLineChars="0"/>
        <w:rPr>
          <w:b w:val="0"/>
          <w:bCs/>
        </w:rPr>
      </w:pPr>
      <w:r>
        <w:rPr>
          <w:rFonts w:hint="eastAsia"/>
          <w:b w:val="0"/>
          <w:bCs/>
        </w:rPr>
        <w:t>退出</w:t>
      </w:r>
    </w:p>
    <w:p>
      <w:r>
        <w:rPr>
          <w:rFonts w:hint="eastAsia"/>
        </w:rPr>
        <w:tab/>
      </w:r>
      <w:r>
        <w:rPr>
          <w:rFonts w:hint="eastAsia"/>
        </w:rPr>
        <w:t>注销并退出到登录界面。</w:t>
      </w:r>
    </w:p>
    <w:p>
      <w:pPr>
        <w:spacing w:line="360" w:lineRule="auto"/>
        <w:jc w:val="center"/>
      </w:pPr>
      <w:r>
        <w:rPr>
          <w:rFonts w:hint="eastAsia"/>
        </w:rPr>
        <w:t>1.2.3修改密码</w:t>
      </w:r>
      <w:r>
        <w:drawing>
          <wp:inline distT="0" distB="0" distL="0" distR="0">
            <wp:extent cx="4800600" cy="30765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 xml:space="preserve">图表 </w:t>
      </w:r>
      <w:ins w:id="5" w:author="Administrator" w:date="2016-11-02T11:06:00Z">
        <w:r>
          <w:rPr>
            <w:rFonts w:hint="eastAsia"/>
          </w:rPr>
          <w:t>4</w:t>
        </w:r>
      </w:ins>
    </w:p>
    <w:p>
      <w:r>
        <w:rPr>
          <w:rFonts w:hint="eastAsia"/>
        </w:rPr>
        <w:tab/>
      </w:r>
      <w:r>
        <w:rPr>
          <w:rFonts w:hint="eastAsia"/>
        </w:rPr>
        <w:t>修改密码要求输入旧密码，密码不应低于6位。</w:t>
      </w:r>
    </w:p>
    <w:p>
      <w:pPr>
        <w:pStyle w:val="4"/>
        <w:ind w:left="0" w:leftChars="0" w:firstLine="0" w:firstLineChars="0"/>
      </w:pPr>
      <w:bookmarkStart w:id="20" w:name="_Toc462415015"/>
      <w:bookmarkStart w:id="21" w:name="_Toc3868"/>
      <w:r>
        <w:rPr>
          <w:rFonts w:hint="eastAsia"/>
        </w:rPr>
        <w:t>应用管理</w:t>
      </w:r>
      <w:bookmarkEnd w:id="20"/>
      <w:bookmarkEnd w:id="21"/>
    </w:p>
    <w:p>
      <w:r>
        <w:rPr>
          <w:rFonts w:hint="eastAsia"/>
        </w:rPr>
        <w:tab/>
      </w:r>
      <w:r>
        <w:rPr>
          <w:rFonts w:hint="eastAsia"/>
        </w:rPr>
        <w:t>申请接入到金融平台的第三方平台/系统称为接入方应用，简称应用。应用管理功能负责应用的新增及已接入应用的维护。</w:t>
      </w:r>
    </w:p>
    <w:p>
      <w:pPr>
        <w:keepNext/>
      </w:pPr>
      <w:r>
        <w:drawing>
          <wp:inline distT="0" distB="0" distL="0" distR="0">
            <wp:extent cx="5638800" cy="1774190"/>
            <wp:effectExtent l="0" t="0" r="0" b="16510"/>
            <wp:docPr id="53" name="图片 53" descr="C:\Users\Administrator\Desktop\图片4.png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Administrator\Desktop\图片4.png图片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 xml:space="preserve">图表 </w:t>
      </w:r>
      <w:ins w:id="6" w:author="Administrator" w:date="2016-11-02T11:06:00Z">
        <w:r>
          <w:rPr>
            <w:rFonts w:hint="eastAsia"/>
          </w:rPr>
          <w:t>5</w:t>
        </w:r>
      </w:ins>
    </w:p>
    <w:p>
      <w:r>
        <w:rPr>
          <w:rFonts w:hint="eastAsia"/>
        </w:rPr>
        <w:tab/>
      </w:r>
      <w:r>
        <w:rPr>
          <w:rFonts w:hint="eastAsia"/>
        </w:rPr>
        <w:t>每个应用都会分配一个唯一应用编号，第三方系统访问金融平台接口时以此作为身份标识。</w:t>
      </w:r>
    </w:p>
    <w:p>
      <w:pPr>
        <w:pStyle w:val="4"/>
        <w:ind w:left="0" w:leftChars="0" w:firstLine="0" w:firstLineChars="0"/>
      </w:pPr>
      <w:bookmarkStart w:id="22" w:name="_Toc24851"/>
      <w:r>
        <w:rPr>
          <w:rFonts w:hint="eastAsia"/>
        </w:rPr>
        <w:t>新增</w:t>
      </w:r>
      <w:bookmarkEnd w:id="22"/>
    </w:p>
    <w:p>
      <w:pPr>
        <w:keepNext/>
      </w:pPr>
      <w:r>
        <w:drawing>
          <wp:inline distT="0" distB="0" distL="0" distR="0">
            <wp:extent cx="5753100" cy="25336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 xml:space="preserve">图表 </w:t>
      </w:r>
      <w:ins w:id="7" w:author="Administrator" w:date="2016-11-02T11:06:00Z">
        <w:r>
          <w:rPr>
            <w:rFonts w:hint="eastAsia"/>
          </w:rPr>
          <w:t>6</w:t>
        </w:r>
      </w:ins>
    </w:p>
    <w:p>
      <w:r>
        <w:rPr>
          <w:rFonts w:hint="eastAsia"/>
        </w:rPr>
        <w:tab/>
      </w:r>
      <w:r>
        <w:rPr>
          <w:rFonts w:hint="eastAsia"/>
        </w:rPr>
        <w:t>金融平台由权限微服务提供鉴权支持，因此在申请接入金融平台前，第三方应用先接入权限微服务，提供相应应用编号作为接入参数。</w:t>
      </w:r>
    </w:p>
    <w:p>
      <w:r>
        <w:rPr>
          <w:rFonts w:hint="eastAsia"/>
        </w:rPr>
        <w:tab/>
      </w:r>
      <w:r>
        <w:rPr>
          <w:rFonts w:hint="eastAsia"/>
        </w:rPr>
        <w:t>创建接入账号时会同步创建一个“超级管理员”角色，其拥有全部权限并且不可修改，同时提供的管理员账号将自动设置为“超级管理员”角色。</w:t>
      </w:r>
    </w:p>
    <w:p>
      <w:r>
        <w:rPr>
          <w:rFonts w:hint="eastAsia"/>
        </w:rPr>
        <w:tab/>
      </w:r>
      <w:r>
        <w:rPr>
          <w:rFonts w:hint="eastAsia"/>
        </w:rPr>
        <w:t>管理员账号一般采用邮箱地址，要求全系统唯一。</w:t>
      </w:r>
    </w:p>
    <w:p>
      <w:pPr>
        <w:pStyle w:val="4"/>
        <w:ind w:left="0" w:leftChars="0" w:firstLine="0" w:firstLineChars="0"/>
      </w:pPr>
      <w:bookmarkStart w:id="23" w:name="_Toc13309"/>
      <w:r>
        <w:rPr>
          <w:rFonts w:hint="eastAsia"/>
          <w:lang w:eastAsia="zh-CN"/>
        </w:rPr>
        <w:t>金融</w:t>
      </w:r>
      <w:r>
        <w:rPr>
          <w:rFonts w:hint="eastAsia"/>
        </w:rPr>
        <w:t>账号管理</w:t>
      </w:r>
      <w:bookmarkEnd w:id="23"/>
    </w:p>
    <w:p>
      <w:r>
        <w:rPr>
          <w:rFonts w:hint="eastAsia"/>
        </w:rPr>
        <w:tab/>
      </w:r>
      <w:r>
        <w:rPr>
          <w:rFonts w:hint="eastAsia"/>
        </w:rPr>
        <w:t>账号管理指的是金融账号，即货币账号。所谓“货币”即金融账号的类型，如“XX饭票”、“XX币”。不同的应用都可开通这一“货币”的账号，但同一种货币一个应用只能开一个账号。</w:t>
      </w:r>
    </w:p>
    <w:p>
      <w:r>
        <w:rPr>
          <w:rFonts w:hint="eastAsia"/>
        </w:rPr>
        <w:tab/>
      </w:r>
      <w:r>
        <w:rPr>
          <w:rFonts w:hint="eastAsia"/>
        </w:rPr>
        <w:t>点击下方未开通列表的“开通”按钮即可完成货币账号的开通。</w:t>
      </w:r>
    </w:p>
    <w:p>
      <w:r>
        <w:rPr>
          <w:rFonts w:hint="eastAsia"/>
        </w:rPr>
        <w:tab/>
      </w:r>
      <w:r>
        <w:rPr>
          <w:rFonts w:hint="eastAsia"/>
        </w:rPr>
        <w:t>开通后的账号只能禁用，不能取消。</w:t>
      </w:r>
    </w:p>
    <w:p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每个应用账号都有一个唯一的32位标识码，它是应用访问金融平台交易接口时的输入参数。</w:t>
      </w:r>
    </w:p>
    <w:p>
      <w:pPr>
        <w:keepNext/>
      </w:pPr>
      <w:r>
        <w:drawing>
          <wp:inline distT="0" distB="0" distL="0" distR="0">
            <wp:extent cx="5867400" cy="1657985"/>
            <wp:effectExtent l="0" t="0" r="0" b="18415"/>
            <wp:docPr id="51" name="图片 51" descr="C:\Users\Administrator\Desktop\QQ图片20170321165325.pngQQ图片20170321165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Administrator\Desktop\QQ图片20170321165325.pngQQ图片201703211653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 xml:space="preserve">图表 </w:t>
      </w:r>
      <w:ins w:id="8" w:author="Administrator" w:date="2016-11-02T11:06:00Z">
        <w:r>
          <w:rPr>
            <w:rFonts w:hint="eastAsia"/>
          </w:rPr>
          <w:t>7</w:t>
        </w:r>
      </w:ins>
    </w:p>
    <w:p>
      <w:pPr>
        <w:pStyle w:val="4"/>
        <w:ind w:left="0" w:leftChars="0" w:firstLine="0" w:firstLineChars="0"/>
      </w:pPr>
      <w:bookmarkStart w:id="24" w:name="_Toc462415016"/>
      <w:bookmarkStart w:id="25" w:name="_Toc15745"/>
      <w:r>
        <w:rPr>
          <w:rFonts w:hint="eastAsia"/>
        </w:rPr>
        <w:t>货币管理</w:t>
      </w:r>
      <w:bookmarkEnd w:id="24"/>
      <w:bookmarkEnd w:id="25"/>
    </w:p>
    <w:p>
      <w:pPr>
        <w:keepNext/>
      </w:pPr>
      <w:r>
        <w:drawing>
          <wp:inline distT="0" distB="0" distL="0" distR="0">
            <wp:extent cx="5400675" cy="871220"/>
            <wp:effectExtent l="42545" t="4445" r="43180" b="95885"/>
            <wp:docPr id="50" name="图片 50" descr="C:\Users\Administrator\Desktop\QQ截图20170321165422.pngQQ截图20170321165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Administrator\Desktop\QQ截图20170321165422.pngQQ截图201703211654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 xml:space="preserve">图表 </w:t>
      </w:r>
      <w:ins w:id="9" w:author="Administrator" w:date="2016-11-02T11:06:00Z">
        <w:r>
          <w:rPr>
            <w:rFonts w:hint="eastAsia"/>
          </w:rPr>
          <w:t>8</w:t>
        </w:r>
      </w:ins>
    </w:p>
    <w:p>
      <w:r>
        <w:rPr>
          <w:rFonts w:hint="eastAsia"/>
        </w:rPr>
        <w:tab/>
      </w:r>
      <w:r>
        <w:rPr>
          <w:rFonts w:hint="eastAsia"/>
        </w:rPr>
        <w:t>系统管理员负责维护平台上运行的货币，可进行新增、禁用、恢复等操作。禁用后的货币其相关账号将无法进行交易。</w:t>
      </w:r>
    </w:p>
    <w:p>
      <w:r>
        <w:rPr>
          <w:rFonts w:hint="eastAsia"/>
        </w:rPr>
        <w:tab/>
      </w:r>
      <w:r>
        <w:rPr>
          <w:rFonts w:hint="eastAsia"/>
        </w:rPr>
        <w:t>每一类货币都有类型编号，类型编号也是第三方应用请求金融平台交易接口时的输入参数。</w:t>
      </w:r>
    </w:p>
    <w:p>
      <w:pPr>
        <w:pStyle w:val="4"/>
        <w:ind w:left="0" w:leftChars="0" w:firstLine="0" w:firstLineChars="0"/>
      </w:pPr>
      <w:bookmarkStart w:id="26" w:name="_Toc462415017"/>
      <w:bookmarkStart w:id="27" w:name="_Toc17439"/>
      <w:r>
        <w:rPr>
          <w:rFonts w:hint="eastAsia"/>
        </w:rPr>
        <w:t>额度管理</w:t>
      </w:r>
      <w:bookmarkEnd w:id="26"/>
      <w:bookmarkEnd w:id="27"/>
    </w:p>
    <w:p>
      <w:r>
        <w:rPr>
          <w:rFonts w:hint="eastAsia"/>
        </w:rPr>
        <w:tab/>
      </w:r>
      <w:r>
        <w:rPr>
          <w:rFonts w:hint="eastAsia"/>
        </w:rPr>
        <w:t>金融平台允许限制某一账号内的发放金额，这个限度称为额度。当从指定账号的主账号流出的金额大于等于额度时，系统将限制交易的进行。额度的主要目的是控制接入应用中某类“货币”的流通规模。注意额度控制的是历史发放总额，而不是当前的存量。</w:t>
      </w:r>
    </w:p>
    <w:p>
      <w:pPr>
        <w:keepNext/>
      </w:pPr>
      <w:r>
        <w:drawing>
          <wp:inline distT="0" distB="0" distL="0" distR="0">
            <wp:extent cx="5514975" cy="802640"/>
            <wp:effectExtent l="42545" t="4445" r="43180" b="88265"/>
            <wp:docPr id="49" name="图片 49" descr="C:\Users\Administrator\Desktop\222.png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Administrator\Desktop\222.png2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 xml:space="preserve">图表 </w:t>
      </w:r>
      <w:ins w:id="10" w:author="Administrator" w:date="2016-11-02T11:06:00Z">
        <w:r>
          <w:rPr>
            <w:rFonts w:hint="eastAsia"/>
          </w:rPr>
          <w:t>9</w:t>
        </w:r>
      </w:ins>
    </w:p>
    <w:p>
      <w:r>
        <w:rPr>
          <w:rFonts w:hint="eastAsia"/>
        </w:rPr>
        <w:tab/>
      </w:r>
      <w:r>
        <w:rPr>
          <w:rFonts w:hint="eastAsia"/>
        </w:rPr>
        <w:t>额度申请列表以“状态-申请时间”的顺序列出，未审批且时间最早的请求中最上面。</w:t>
      </w:r>
    </w:p>
    <w:p>
      <w:pPr>
        <w:keepNext/>
      </w:pPr>
      <w:r>
        <w:drawing>
          <wp:inline distT="0" distB="0" distL="0" distR="0">
            <wp:extent cx="5629275" cy="32480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10</w:t>
      </w:r>
    </w:p>
    <w:p>
      <w:pPr>
        <w:keepNext/>
      </w:pPr>
      <w:r>
        <w:drawing>
          <wp:inline distT="0" distB="0" distL="0" distR="0">
            <wp:extent cx="5753100" cy="3276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11</w:t>
      </w:r>
    </w:p>
    <w:p>
      <w:r>
        <w:rPr>
          <w:rFonts w:hint="eastAsia"/>
        </w:rPr>
        <w:tab/>
      </w:r>
      <w:r>
        <w:rPr>
          <w:rFonts w:hint="eastAsia"/>
        </w:rPr>
        <w:t>点击“详情”按钮可查看申请信息，包括申请金额、原因及时间，同时会列出申请账号当前的额度使用情况以及历史申请记录。</w:t>
      </w:r>
    </w:p>
    <w:p>
      <w:r>
        <w:rPr>
          <w:rFonts w:hint="eastAsia"/>
        </w:rPr>
        <w:tab/>
      </w:r>
      <w:r>
        <w:rPr>
          <w:rFonts w:hint="eastAsia"/>
        </w:rPr>
        <w:t>为保证系统安全，审批时需要输入6位验证码进行验证。原则上该验证码只由少数管理员掌握。</w:t>
      </w:r>
    </w:p>
    <w:p>
      <w:r>
        <w:rPr>
          <w:rFonts w:hint="eastAsia"/>
        </w:rPr>
        <w:tab/>
      </w:r>
      <w:r>
        <w:rPr>
          <w:rFonts w:hint="eastAsia"/>
        </w:rPr>
        <w:t>验证码可点击左侧的“修改审核密码”按钮进行修改，如果是未设置密码系统会提示先设置密码再进行审批。</w:t>
      </w:r>
    </w:p>
    <w:p>
      <w:pPr>
        <w:pStyle w:val="4"/>
        <w:ind w:left="0" w:leftChars="0" w:firstLine="0" w:firstLineChars="0"/>
      </w:pPr>
      <w:bookmarkStart w:id="28" w:name="_Toc462415018"/>
      <w:bookmarkStart w:id="29" w:name="_Toc2293"/>
      <w:r>
        <w:rPr>
          <w:rFonts w:hint="eastAsia"/>
        </w:rPr>
        <w:t>系统消息</w:t>
      </w:r>
      <w:bookmarkEnd w:id="28"/>
      <w:bookmarkEnd w:id="29"/>
    </w:p>
    <w:p>
      <w:pPr>
        <w:keepNext/>
      </w:pPr>
      <w:r>
        <w:drawing>
          <wp:inline distT="0" distB="0" distL="0" distR="0">
            <wp:extent cx="5753100" cy="1666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12</w:t>
      </w:r>
    </w:p>
    <w:p>
      <w:r>
        <w:rPr>
          <w:rFonts w:hint="eastAsia"/>
        </w:rPr>
        <w:tab/>
      </w:r>
      <w:r>
        <w:rPr>
          <w:rFonts w:hint="eastAsia"/>
        </w:rPr>
        <w:t>发布全平台通知信息，点击“详细信息”查看详细内容，或点击“删除信息”删除已发布信息。</w:t>
      </w:r>
    </w:p>
    <w:p>
      <w:pPr>
        <w:pStyle w:val="4"/>
        <w:ind w:left="0" w:leftChars="0" w:firstLine="0" w:firstLineChars="0"/>
      </w:pPr>
      <w:bookmarkStart w:id="30" w:name="_Toc10708"/>
      <w:bookmarkStart w:id="31" w:name="_Toc462415019"/>
      <w:r>
        <w:rPr>
          <w:rFonts w:hint="eastAsia"/>
        </w:rPr>
        <w:t>账号管理</w:t>
      </w:r>
      <w:bookmarkEnd w:id="30"/>
      <w:bookmarkEnd w:id="31"/>
    </w:p>
    <w:p>
      <w:pPr>
        <w:pStyle w:val="5"/>
        <w:ind w:left="0" w:leftChars="0" w:firstLine="0" w:firstLineChars="0"/>
      </w:pPr>
      <w:r>
        <w:rPr>
          <w:rFonts w:hint="eastAsia"/>
        </w:rPr>
        <w:t>管理员</w:t>
      </w:r>
    </w:p>
    <w:p>
      <w:r>
        <w:rPr>
          <w:rFonts w:hint="eastAsia"/>
          <w:lang w:val="en-US" w:eastAsia="zh-CN"/>
        </w:rPr>
        <w:t>1.</w:t>
      </w:r>
      <w:r>
        <w:rPr>
          <w:rFonts w:hint="eastAsia"/>
        </w:rPr>
        <w:t>账号管理设置可登录到管理后台的二级系统管理员账号，系统以角色作为权限控制方式，一个用户只能拥有一个角色。</w:t>
      </w:r>
    </w:p>
    <w:p>
      <w:pPr>
        <w:keepNext/>
      </w:pPr>
      <w:r>
        <w:drawing>
          <wp:inline distT="0" distB="0" distL="0" distR="0">
            <wp:extent cx="5476875" cy="1535430"/>
            <wp:effectExtent l="0" t="0" r="9525" b="7620"/>
            <wp:docPr id="45" name="图片 45" descr="C:\Users\Administrator\Desktop\44.png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Administrator\Desktop\44.png4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13</w:t>
      </w:r>
    </w:p>
    <w:p>
      <w:r>
        <w:rPr>
          <w:rFonts w:hint="eastAsia"/>
        </w:rPr>
        <w:tab/>
      </w:r>
      <w:r>
        <w:rPr>
          <w:rFonts w:hint="eastAsia"/>
        </w:rPr>
        <w:t>可点击“禁用”或“恢复”设置管理员的可用状态。</w:t>
      </w:r>
    </w:p>
    <w:p>
      <w:pPr>
        <w:spacing w:before="240" w:after="60" w:line="360" w:lineRule="auto"/>
        <w:jc w:val="left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新建</w:t>
      </w:r>
    </w:p>
    <w:p>
      <w:pPr>
        <w:keepNext/>
      </w:pPr>
      <w:r>
        <w:drawing>
          <wp:inline distT="0" distB="0" distL="0" distR="0">
            <wp:extent cx="4067175" cy="3026410"/>
            <wp:effectExtent l="0" t="0" r="952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 xml:space="preserve">图表 </w:t>
      </w:r>
      <w:ins w:id="11" w:author="Administrator" w:date="2016-11-02T11:07:00Z">
        <w:r>
          <w:rPr>
            <w:rFonts w:hint="eastAsia"/>
          </w:rPr>
          <w:t>14</w:t>
        </w:r>
      </w:ins>
    </w:p>
    <w:p>
      <w:r>
        <w:rPr>
          <w:rFonts w:hint="eastAsia"/>
        </w:rPr>
        <w:tab/>
      </w:r>
      <w:r>
        <w:rPr>
          <w:rFonts w:hint="eastAsia"/>
        </w:rPr>
        <w:t>点击“新建”按钮创建新的管理员账号，登录账号由于是全局唯一，一般建议采用邮箱地址。</w:t>
      </w:r>
    </w:p>
    <w:p>
      <w:pPr>
        <w:pStyle w:val="5"/>
        <w:ind w:left="0" w:leftChars="0" w:firstLine="0" w:firstLineChars="0"/>
      </w:pPr>
      <w:r>
        <w:rPr>
          <w:rFonts w:hint="eastAsia"/>
        </w:rPr>
        <w:t>角色</w:t>
      </w:r>
    </w:p>
    <w:p>
      <w:r>
        <w:rPr>
          <w:rFonts w:hint="eastAsia"/>
        </w:rPr>
        <w:tab/>
      </w:r>
      <w:r>
        <w:rPr>
          <w:rFonts w:hint="eastAsia"/>
        </w:rPr>
        <w:t>可自定义管理员角色，各接入应用间互不干扰。角色被禁用将导致其所属的管理员无法登录。</w:t>
      </w:r>
    </w:p>
    <w:p>
      <w:pPr>
        <w:keepNext/>
      </w:pPr>
      <w:r>
        <w:drawing>
          <wp:inline distT="0" distB="0" distL="0" distR="0">
            <wp:extent cx="5743575" cy="25908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15</w:t>
      </w:r>
    </w:p>
    <w:p>
      <w:pPr>
        <w:pStyle w:val="5"/>
        <w:ind w:left="0" w:leftChars="0" w:firstLine="0" w:firstLineChars="0"/>
      </w:pPr>
      <w:r>
        <w:rPr>
          <w:rFonts w:hint="eastAsia"/>
        </w:rPr>
        <w:t>权限</w:t>
      </w:r>
    </w:p>
    <w:p>
      <w:pPr>
        <w:keepNext/>
      </w:pPr>
      <w:r>
        <w:drawing>
          <wp:inline distT="0" distB="0" distL="0" distR="0">
            <wp:extent cx="5743575" cy="24955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16</w:t>
      </w:r>
    </w:p>
    <w:p>
      <w:r>
        <w:rPr>
          <w:rFonts w:hint="eastAsia"/>
        </w:rPr>
        <w:tab/>
      </w:r>
      <w:r>
        <w:rPr>
          <w:rFonts w:hint="eastAsia"/>
        </w:rPr>
        <w:t>权限管理负责定义系统可设置的权限。</w:t>
      </w:r>
    </w:p>
    <w:p>
      <w:pPr>
        <w:keepNext/>
        <w:jc w:val="center"/>
      </w:pPr>
      <w:r>
        <w:drawing>
          <wp:inline distT="0" distB="0" distL="0" distR="0">
            <wp:extent cx="4448175" cy="36861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17</w:t>
      </w:r>
    </w:p>
    <w:p>
      <w:r>
        <w:rPr>
          <w:rFonts w:hint="eastAsia"/>
        </w:rPr>
        <w:tab/>
      </w:r>
      <w:r>
        <w:rPr>
          <w:rFonts w:hint="eastAsia"/>
        </w:rPr>
        <w:t>权限以模块方式进行分组，点击“新建”按钮进入新增页面，如果类型下拉框选择“模块”则新增模块，如选择“操作”则新增操作。</w:t>
      </w:r>
    </w:p>
    <w:p>
      <w:pPr>
        <w:pStyle w:val="3"/>
      </w:pPr>
      <w:bookmarkStart w:id="32" w:name="_Toc462415020"/>
      <w:bookmarkStart w:id="33" w:name="_Toc19652"/>
      <w:r>
        <w:rPr>
          <w:rFonts w:hint="eastAsia"/>
        </w:rPr>
        <w:t>接入方管理</w:t>
      </w:r>
      <w:bookmarkEnd w:id="32"/>
      <w:bookmarkEnd w:id="33"/>
      <w:bookmarkStart w:id="34" w:name="_Toc462415021"/>
    </w:p>
    <w:p>
      <w:pPr>
        <w:pStyle w:val="4"/>
        <w:ind w:left="0" w:leftChars="0" w:firstLine="0" w:firstLineChars="0"/>
      </w:pPr>
      <w:bookmarkStart w:id="35" w:name="_Toc6205"/>
      <w:r>
        <w:rPr>
          <w:rFonts w:hint="eastAsia"/>
        </w:rPr>
        <w:t>登录</w:t>
      </w:r>
      <w:bookmarkEnd w:id="34"/>
      <w:bookmarkEnd w:id="35"/>
    </w:p>
    <w:p>
      <w:pPr>
        <w:keepNext/>
        <w:jc w:val="center"/>
      </w:pPr>
      <w:r>
        <w:drawing>
          <wp:inline distT="0" distB="0" distL="0" distR="0">
            <wp:extent cx="4267200" cy="30384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18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登录账号由系统管理员在创建接入应用时创建，也可以由接入方管理员创建，详见3.2.12.1.2小节。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如在固定设备上访问，可选择“记住账号”避免每次登录时都要输入账号。</w:t>
      </w:r>
    </w:p>
    <w:p>
      <w:pPr>
        <w:pStyle w:val="4"/>
        <w:ind w:left="0" w:leftChars="0" w:firstLine="0" w:firstLineChars="0"/>
      </w:pPr>
      <w:bookmarkStart w:id="36" w:name="_Toc462415022"/>
      <w:bookmarkStart w:id="37" w:name="_Toc2595"/>
      <w:r>
        <w:rPr>
          <w:rFonts w:hint="eastAsia"/>
        </w:rPr>
        <w:t>选择账号</w:t>
      </w:r>
      <w:bookmarkEnd w:id="36"/>
      <w:bookmarkEnd w:id="37"/>
    </w:p>
    <w:p>
      <w:pPr>
        <w:keepNext/>
      </w:pPr>
      <w:r>
        <w:drawing>
          <wp:inline distT="0" distB="0" distL="0" distR="0">
            <wp:extent cx="5567045" cy="1349375"/>
            <wp:effectExtent l="0" t="0" r="14605" b="3175"/>
            <wp:docPr id="39" name="图片 39" descr="C:\Users\Administrator\Desktop\55.png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Administrator\Desktop\55.png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19</w:t>
      </w:r>
    </w:p>
    <w:p>
      <w:r>
        <w:rPr>
          <w:rFonts w:hint="eastAsia"/>
        </w:rPr>
        <w:tab/>
      </w:r>
      <w:r>
        <w:rPr>
          <w:rFonts w:hint="eastAsia"/>
        </w:rPr>
        <w:t>登录成功后进入账号列表界面，其中列出了当前接入应用开通的所有金融账号。只有状态为“正常”的账号允许操作，金融账号状态由系统管理员维护。点击“进入账号”将进入账号概览页面。</w:t>
      </w:r>
    </w:p>
    <w:p>
      <w:pPr>
        <w:pStyle w:val="4"/>
        <w:ind w:left="0" w:leftChars="0" w:firstLine="0" w:firstLineChars="0"/>
      </w:pPr>
      <w:bookmarkStart w:id="38" w:name="_Toc462415023"/>
      <w:bookmarkStart w:id="39" w:name="_Toc9200"/>
      <w:r>
        <w:rPr>
          <w:rFonts w:hint="eastAsia"/>
        </w:rPr>
        <w:t>登录账号管理</w:t>
      </w:r>
      <w:bookmarkEnd w:id="38"/>
      <w:bookmarkEnd w:id="39"/>
    </w:p>
    <w:p>
      <w:pPr>
        <w:keepNext/>
        <w:jc w:val="center"/>
      </w:pPr>
      <w:r>
        <w:drawing>
          <wp:inline distT="0" distB="0" distL="0" distR="0">
            <wp:extent cx="5723255" cy="1089025"/>
            <wp:effectExtent l="0" t="0" r="10795" b="15875"/>
            <wp:docPr id="38" name="图片 38" descr="C:\Users\Administrator\Desktop\66.png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Administrator\Desktop\66.png6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20</w:t>
      </w:r>
    </w:p>
    <w:p>
      <w:r>
        <w:rPr>
          <w:rFonts w:hint="eastAsia"/>
        </w:rPr>
        <w:tab/>
      </w:r>
      <w:r>
        <w:rPr>
          <w:rFonts w:hint="eastAsia"/>
        </w:rPr>
        <w:t>进入账号概览页面后，在右上角显示当前登录用户的信息，并可对登录账号进行维。</w:t>
      </w:r>
    </w:p>
    <w:p>
      <w:pPr>
        <w:pStyle w:val="5"/>
        <w:ind w:left="0" w:leftChars="0" w:firstLine="0" w:firstLineChars="0"/>
      </w:pPr>
      <w:r>
        <w:rPr>
          <w:rFonts w:hint="eastAsia"/>
        </w:rPr>
        <w:t>账号信息</w:t>
      </w:r>
    </w:p>
    <w:p>
      <w:pPr>
        <w:keepNext/>
      </w:pPr>
      <w:r>
        <w:rPr>
          <w:rFonts w:hint="eastAsia"/>
        </w:rPr>
        <w:tab/>
      </w:r>
      <w:r>
        <w:drawing>
          <wp:inline distT="0" distB="0" distL="0" distR="0">
            <wp:extent cx="4577080" cy="3481705"/>
            <wp:effectExtent l="0" t="0" r="13970" b="4445"/>
            <wp:docPr id="37" name="图片 37" descr="C:\Users\Administrator\Desktop\图片7.png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strator\Desktop\图片7.png图片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21</w:t>
      </w:r>
    </w:p>
    <w:p>
      <w:r>
        <w:rPr>
          <w:rFonts w:hint="eastAsia"/>
        </w:rPr>
        <w:tab/>
      </w:r>
      <w:r>
        <w:rPr>
          <w:rFonts w:hint="eastAsia"/>
        </w:rPr>
        <w:t>列出当前登录用户个人信息，可在输入框内修改信息并提交更新。</w:t>
      </w:r>
    </w:p>
    <w:p>
      <w:pPr>
        <w:pStyle w:val="5"/>
        <w:ind w:left="0" w:leftChars="0" w:firstLine="0" w:firstLineChars="0"/>
      </w:pPr>
      <w:r>
        <w:rPr>
          <w:rFonts w:hint="eastAsia"/>
          <w:lang w:eastAsia="zh-CN"/>
        </w:rPr>
        <w:t>退</w:t>
      </w:r>
      <w:r>
        <w:rPr>
          <w:rFonts w:hint="eastAsia"/>
        </w:rPr>
        <w:t>出</w:t>
      </w:r>
    </w:p>
    <w:p>
      <w:r>
        <w:rPr>
          <w:rFonts w:hint="eastAsia"/>
        </w:rPr>
        <w:tab/>
      </w:r>
      <w:r>
        <w:rPr>
          <w:rFonts w:hint="eastAsia"/>
        </w:rPr>
        <w:t>注销并退出到登录界面。</w:t>
      </w:r>
    </w:p>
    <w:p>
      <w:pPr>
        <w:pStyle w:val="5"/>
        <w:ind w:left="0" w:leftChars="0" w:firstLine="0" w:firstLineChars="0"/>
      </w:pPr>
      <w:r>
        <w:rPr>
          <w:rFonts w:hint="eastAsia"/>
        </w:rPr>
        <w:t>修改密码</w:t>
      </w:r>
    </w:p>
    <w:p>
      <w:pPr>
        <w:keepNext/>
        <w:jc w:val="center"/>
      </w:pPr>
      <w:r>
        <w:drawing>
          <wp:inline distT="0" distB="0" distL="0" distR="0">
            <wp:extent cx="5638800" cy="3581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22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修改密码要求输入旧密码，密码不应低于6位。</w:t>
      </w:r>
    </w:p>
    <w:p>
      <w:pPr>
        <w:pStyle w:val="5"/>
        <w:ind w:left="0" w:leftChars="0" w:firstLine="0" w:firstLineChars="0"/>
      </w:pPr>
      <w:bookmarkStart w:id="40" w:name="_Toc462415024"/>
      <w:r>
        <w:rPr>
          <w:rFonts w:hint="eastAsia"/>
        </w:rPr>
        <w:t>账号概览</w:t>
      </w:r>
      <w:bookmarkEnd w:id="40"/>
    </w:p>
    <w:p>
      <w:pPr>
        <w:keepNext/>
      </w:pPr>
      <w:r>
        <w:rPr>
          <w:rFonts w:hint="eastAsia"/>
        </w:rPr>
        <w:tab/>
      </w:r>
      <w:r>
        <w:drawing>
          <wp:inline distT="0" distB="0" distL="0" distR="0">
            <wp:extent cx="5753100" cy="3495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23</w:t>
      </w:r>
    </w:p>
    <w:p>
      <w:r>
        <w:rPr>
          <w:rFonts w:hint="eastAsia"/>
        </w:rPr>
        <w:tab/>
      </w:r>
      <w:r>
        <w:rPr>
          <w:rFonts w:hint="eastAsia"/>
        </w:rPr>
        <w:t>账号概览展示了当前账号的状态，包括发放额度、剩余额度、商户数、用户数。并以曲线图的方式展示了最近一周的各类交易统计。</w:t>
      </w:r>
    </w:p>
    <w:p>
      <w:pPr>
        <w:pStyle w:val="4"/>
        <w:ind w:left="0" w:leftChars="0" w:firstLine="0" w:firstLineChars="0"/>
      </w:pPr>
      <w:bookmarkStart w:id="41" w:name="_Toc462415025"/>
      <w:bookmarkStart w:id="42" w:name="_Toc701"/>
      <w:r>
        <w:rPr>
          <w:rFonts w:hint="eastAsia"/>
        </w:rPr>
        <w:t>交易管理</w:t>
      </w:r>
      <w:bookmarkEnd w:id="41"/>
      <w:bookmarkEnd w:id="42"/>
    </w:p>
    <w:p>
      <w:pPr>
        <w:keepNext/>
      </w:pPr>
      <w:r>
        <w:rPr>
          <w:rFonts w:hint="eastAsia"/>
        </w:rPr>
        <w:tab/>
      </w:r>
      <w:r>
        <w:drawing>
          <wp:inline distT="0" distB="0" distL="0" distR="0">
            <wp:extent cx="5753100" cy="29527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24</w:t>
      </w:r>
    </w:p>
    <w:p>
      <w:r>
        <w:rPr>
          <w:rFonts w:hint="eastAsia"/>
        </w:rPr>
        <w:tab/>
      </w:r>
      <w:r>
        <w:rPr>
          <w:rFonts w:hint="eastAsia"/>
        </w:rPr>
        <w:t>交易管理提供了当前账号交易的查询功能，查询条件包括交易时间、交易类型、交易状态、交易编号、第三方交易编号。交易编号是金融平台自己定义的编号，第三方交易编号是指由业务系统设置的外部交易编号。</w:t>
      </w:r>
    </w:p>
    <w:p>
      <w:r>
        <w:rPr>
          <w:rFonts w:hint="eastAsia"/>
        </w:rPr>
        <w:tab/>
      </w:r>
      <w:r>
        <w:rPr>
          <w:rFonts w:hint="eastAsia"/>
        </w:rPr>
        <w:t>查询结果按交易时间倒序排列。可点解查看详情查询详细信息。</w:t>
      </w:r>
    </w:p>
    <w:p>
      <w:pPr>
        <w:pStyle w:val="4"/>
        <w:ind w:left="0" w:leftChars="0" w:firstLine="0" w:firstLineChars="0"/>
      </w:pPr>
      <w:bookmarkStart w:id="43" w:name="_Toc462415026"/>
      <w:bookmarkStart w:id="44" w:name="_Toc12715"/>
      <w:r>
        <w:rPr>
          <w:rFonts w:hint="eastAsia"/>
        </w:rPr>
        <w:t>账单管理</w:t>
      </w:r>
      <w:bookmarkEnd w:id="43"/>
      <w:bookmarkEnd w:id="44"/>
    </w:p>
    <w:p>
      <w:pPr>
        <w:pStyle w:val="5"/>
        <w:ind w:left="0" w:leftChars="0" w:firstLine="0" w:firstLineChars="0"/>
      </w:pPr>
      <w:r>
        <w:rPr>
          <w:rFonts w:hint="eastAsia"/>
        </w:rPr>
        <w:t>下载账单</w:t>
      </w:r>
    </w:p>
    <w:p>
      <w:pPr>
        <w:keepNext/>
      </w:pPr>
      <w:r>
        <w:drawing>
          <wp:inline distT="0" distB="0" distL="0" distR="0">
            <wp:extent cx="5753100" cy="32480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25</w:t>
      </w:r>
    </w:p>
    <w:p>
      <w:r>
        <w:rPr>
          <w:rFonts w:hint="eastAsia"/>
        </w:rPr>
        <w:tab/>
      </w:r>
      <w:r>
        <w:rPr>
          <w:rFonts w:hint="eastAsia"/>
        </w:rPr>
        <w:t>导出指定时间段之内的交易清单，由于交易太多，因此为避免请求超时，导出数据时间跨度不能超过一个月。导出格式为excel。</w:t>
      </w:r>
    </w:p>
    <w:p>
      <w:pPr>
        <w:pStyle w:val="5"/>
        <w:ind w:left="0" w:leftChars="0" w:firstLine="0" w:firstLineChars="0"/>
      </w:pPr>
      <w:r>
        <w:rPr>
          <w:rFonts w:hint="eastAsia"/>
        </w:rPr>
        <w:t>在线对账</w:t>
      </w:r>
    </w:p>
    <w:p>
      <w:pPr>
        <w:keepNext/>
      </w:pPr>
      <w:r>
        <w:rPr>
          <w:rFonts w:hint="eastAsia"/>
        </w:rPr>
        <w:tab/>
      </w:r>
      <w:r>
        <w:drawing>
          <wp:inline distT="0" distB="0" distL="0" distR="0">
            <wp:extent cx="5753100" cy="2400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26</w:t>
      </w:r>
    </w:p>
    <w:p>
      <w:r>
        <w:rPr>
          <w:rFonts w:hint="eastAsia"/>
        </w:rPr>
        <w:tab/>
      </w:r>
      <w:r>
        <w:rPr>
          <w:rFonts w:hint="eastAsia"/>
        </w:rPr>
        <w:t>如接入方对金融平台交易数据有疑问，可以按指定格式上传己方交易记录，金融平台将自动进行交易比对，并以文件方式提供比对结果。可点击历史任务中结果文件的“下载”链接下载结果文件。</w:t>
      </w:r>
    </w:p>
    <w:p>
      <w:pPr>
        <w:pStyle w:val="5"/>
        <w:ind w:left="0" w:leftChars="0" w:firstLine="0" w:firstLineChars="0"/>
      </w:pPr>
      <w:bookmarkStart w:id="45" w:name="_Toc462415027"/>
      <w:r>
        <w:rPr>
          <w:rFonts w:hint="eastAsia"/>
        </w:rPr>
        <w:t>数据统计</w:t>
      </w:r>
      <w:bookmarkEnd w:id="45"/>
    </w:p>
    <w:p>
      <w:pPr>
        <w:keepNext/>
      </w:pPr>
      <w:r>
        <w:drawing>
          <wp:inline distT="0" distB="0" distL="0" distR="0">
            <wp:extent cx="5743575" cy="32575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27</w:t>
      </w:r>
    </w:p>
    <w:p>
      <w:r>
        <w:rPr>
          <w:rFonts w:hint="eastAsia"/>
        </w:rPr>
        <w:tab/>
      </w:r>
      <w:r>
        <w:rPr>
          <w:rFonts w:hint="eastAsia"/>
        </w:rPr>
        <w:t>以图表方式展示指定时间内的交易统计。</w:t>
      </w:r>
    </w:p>
    <w:p>
      <w:pPr>
        <w:pStyle w:val="4"/>
      </w:pPr>
      <w:bookmarkStart w:id="46" w:name="_Toc462415028"/>
      <w:bookmarkStart w:id="47" w:name="_Toc4878"/>
      <w:r>
        <w:rPr>
          <w:rFonts w:hint="eastAsia"/>
        </w:rPr>
        <w:t>用户管理</w:t>
      </w:r>
      <w:bookmarkEnd w:id="46"/>
      <w:bookmarkEnd w:id="47"/>
    </w:p>
    <w:p>
      <w:r>
        <w:rPr>
          <w:rFonts w:hint="eastAsia"/>
        </w:rPr>
        <w:tab/>
      </w:r>
      <w:r>
        <w:rPr>
          <w:rFonts w:hint="eastAsia"/>
        </w:rPr>
        <w:t>用户是指所有人为个人的金融平台账号持有人。一个人如果在不同的接入应用中拥有多个账号时，其个人信息需要分别导入，并且由各个接入应用各自维护，互不影响。一个人如果在同一个应用的拥有多个账号时，其个人信息只需要导入一次。</w:t>
      </w:r>
    </w:p>
    <w:p>
      <w:pPr>
        <w:pStyle w:val="5"/>
        <w:ind w:left="0" w:leftChars="0" w:firstLine="0" w:firstLineChars="0"/>
      </w:pPr>
      <w:r>
        <w:rPr>
          <w:rFonts w:hint="eastAsia"/>
        </w:rPr>
        <w:t>查询</w:t>
      </w:r>
    </w:p>
    <w:p>
      <w:pPr>
        <w:keepNext/>
      </w:pPr>
      <w:r>
        <w:drawing>
          <wp:inline distT="0" distB="0" distL="0" distR="0">
            <wp:extent cx="5753100" cy="23145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28</w:t>
      </w:r>
    </w:p>
    <w:p>
      <w:r>
        <w:rPr>
          <w:rFonts w:hint="eastAsia"/>
        </w:rPr>
        <w:tab/>
      </w:r>
      <w:r>
        <w:rPr>
          <w:rFonts w:hint="eastAsia"/>
        </w:rPr>
        <w:t>可按关键字查询用户，关键字可匹配手机号、姓名、账号等字段。</w:t>
      </w:r>
    </w:p>
    <w:p>
      <w:r>
        <w:rPr>
          <w:rFonts w:hint="eastAsia"/>
        </w:rPr>
        <w:tab/>
      </w:r>
      <w:r>
        <w:rPr>
          <w:rFonts w:hint="eastAsia"/>
        </w:rPr>
        <w:t>点击列表中的禁用按钮将禁用相应的用户，禁用后此用户将无法进行交易。被禁用的用户可通过“恢复”功能恢复正常状态。</w:t>
      </w:r>
    </w:p>
    <w:p>
      <w:pPr>
        <w:pStyle w:val="5"/>
        <w:ind w:left="0" w:leftChars="0" w:firstLine="0" w:firstLineChars="0"/>
      </w:pPr>
      <w:r>
        <w:rPr>
          <w:rFonts w:hint="eastAsia"/>
        </w:rPr>
        <w:t>新增</w:t>
      </w:r>
    </w:p>
    <w:p>
      <w:pPr>
        <w:keepNext/>
      </w:pPr>
      <w:r>
        <w:drawing>
          <wp:inline distT="0" distB="0" distL="0" distR="0">
            <wp:extent cx="5753100" cy="19526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29</w:t>
      </w:r>
    </w:p>
    <w:p>
      <w:r>
        <w:rPr>
          <w:rFonts w:hint="eastAsia"/>
        </w:rPr>
        <w:tab/>
      </w:r>
      <w:r>
        <w:rPr>
          <w:rFonts w:hint="eastAsia"/>
        </w:rPr>
        <w:t>新增单个用户。姓名、手机号为必填项。</w:t>
      </w:r>
    </w:p>
    <w:p>
      <w:pPr>
        <w:pStyle w:val="5"/>
        <w:ind w:left="0" w:leftChars="0" w:firstLine="0" w:firstLineChars="0"/>
      </w:pPr>
      <w:r>
        <w:rPr>
          <w:rFonts w:hint="eastAsia"/>
        </w:rPr>
        <w:t>批量新增</w:t>
      </w:r>
    </w:p>
    <w:p>
      <w:pPr>
        <w:keepNext/>
      </w:pPr>
      <w:r>
        <w:drawing>
          <wp:inline distT="0" distB="0" distL="0" distR="0">
            <wp:extent cx="5753100" cy="3181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30</w:t>
      </w:r>
    </w:p>
    <w:p>
      <w:r>
        <w:rPr>
          <w:rFonts w:hint="eastAsia"/>
        </w:rPr>
        <w:tab/>
      </w:r>
      <w:r>
        <w:rPr>
          <w:rFonts w:hint="eastAsia"/>
        </w:rPr>
        <w:t>以指定格式的excel文件方式上传到服务器，将自动导入到系统中。导入完成后，可点击历史人物的结果文件“下载”连接获取处理结果文件，结果文件包含结果及新增失败原因。</w:t>
      </w:r>
    </w:p>
    <w:p>
      <w:r>
        <w:rPr>
          <w:rFonts w:hint="eastAsia"/>
        </w:rPr>
        <w:tab/>
      </w:r>
      <w:r>
        <w:rPr>
          <w:rFonts w:hint="eastAsia"/>
        </w:rPr>
        <w:t>建议点击“模板”连接下载标准文档填写上传文件。注意，系统仅支持xls格式。</w:t>
      </w:r>
    </w:p>
    <w:p>
      <w:pPr>
        <w:pStyle w:val="5"/>
        <w:ind w:left="0" w:leftChars="0" w:firstLine="0" w:firstLineChars="0"/>
      </w:pPr>
      <w:r>
        <w:rPr>
          <w:rFonts w:hint="eastAsia"/>
        </w:rPr>
        <w:t>导出</w:t>
      </w:r>
    </w:p>
    <w:p>
      <w:pPr>
        <w:keepNext/>
      </w:pPr>
      <w:r>
        <w:drawing>
          <wp:inline distT="0" distB="0" distL="0" distR="0">
            <wp:extent cx="3970655" cy="2432685"/>
            <wp:effectExtent l="0" t="0" r="1079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31</w:t>
      </w:r>
    </w:p>
    <w:p>
      <w:r>
        <w:rPr>
          <w:rFonts w:hint="eastAsia"/>
        </w:rPr>
        <w:tab/>
      </w:r>
      <w:r>
        <w:rPr>
          <w:rFonts w:hint="eastAsia"/>
        </w:rPr>
        <w:t>为方便接入方进行用户管理，系统提供了导出功能。可以excel文件方式批量导出用户信息。为避免数据量太大导致导出请求过长，单次最多导出10000条记录，但可指定导出范围。</w:t>
      </w:r>
    </w:p>
    <w:p>
      <w:r>
        <w:rPr>
          <w:rFonts w:hint="eastAsia"/>
        </w:rPr>
        <w:tab/>
      </w:r>
      <w:r>
        <w:rPr>
          <w:rFonts w:hint="eastAsia"/>
        </w:rPr>
        <w:t>导出文件格式如下</w:t>
      </w:r>
    </w:p>
    <w:p>
      <w:pPr>
        <w:keepNext/>
      </w:pPr>
      <w:r>
        <w:drawing>
          <wp:inline distT="0" distB="0" distL="0" distR="0">
            <wp:extent cx="5753100" cy="1581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32</w:t>
      </w:r>
    </w:p>
    <w:p>
      <w:pPr>
        <w:pStyle w:val="5"/>
        <w:ind w:left="0" w:leftChars="0" w:firstLine="0" w:firstLineChars="0"/>
      </w:pPr>
      <w:r>
        <w:rPr>
          <w:rFonts w:hint="eastAsia"/>
        </w:rPr>
        <w:t>修改</w:t>
      </w:r>
    </w:p>
    <w:p>
      <w:pPr>
        <w:keepNext/>
      </w:pPr>
      <w:r>
        <w:drawing>
          <wp:inline distT="0" distB="0" distL="0" distR="0">
            <wp:extent cx="5753100" cy="2400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33</w:t>
      </w:r>
    </w:p>
    <w:p>
      <w:r>
        <w:rPr>
          <w:rFonts w:hint="eastAsia"/>
        </w:rPr>
        <w:tab/>
      </w:r>
      <w:r>
        <w:rPr>
          <w:rFonts w:hint="eastAsia"/>
        </w:rPr>
        <w:t>点击列表“修改”按钮可修改用户的基本信息。</w:t>
      </w:r>
    </w:p>
    <w:p>
      <w:pPr>
        <w:pStyle w:val="5"/>
        <w:ind w:left="0" w:leftChars="0" w:firstLine="0" w:firstLineChars="0"/>
      </w:pPr>
      <w:r>
        <w:rPr>
          <w:rFonts w:hint="eastAsia"/>
        </w:rPr>
        <w:t>最近交易</w:t>
      </w:r>
    </w:p>
    <w:p>
      <w:pPr>
        <w:keepNext/>
      </w:pPr>
      <w:r>
        <w:drawing>
          <wp:inline distT="0" distB="0" distL="0" distR="0">
            <wp:extent cx="5743575" cy="1257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34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查询指定用户最近一个月内的所有交易清单。</w:t>
      </w:r>
      <w:bookmarkStart w:id="48" w:name="_Toc462415029"/>
    </w:p>
    <w:p>
      <w:pPr>
        <w:pStyle w:val="4"/>
      </w:pPr>
      <w:bookmarkStart w:id="49" w:name="_Toc29646"/>
      <w:r>
        <w:rPr>
          <w:rFonts w:hint="eastAsia"/>
        </w:rPr>
        <w:t>商家管理</w:t>
      </w:r>
      <w:bookmarkEnd w:id="48"/>
      <w:bookmarkEnd w:id="49"/>
    </w:p>
    <w:p>
      <w:r>
        <w:rPr>
          <w:rFonts w:hint="eastAsia"/>
        </w:rPr>
        <w:tab/>
      </w:r>
      <w:r>
        <w:rPr>
          <w:rFonts w:hint="eastAsia"/>
        </w:rPr>
        <w:t>商家是指所有人为商家的金融平台账号持有人。其在金融平台中的行为与用户相同，只是金融平台会根据交易双方的身份不同而定义不同的交易行为。如商家向个人付款定义为“充值”，个人向商家付款定义为“消费”。</w:t>
      </w:r>
    </w:p>
    <w:p>
      <w:r>
        <w:rPr>
          <w:rFonts w:hint="eastAsia"/>
        </w:rPr>
        <w:tab/>
      </w:r>
      <w:r>
        <w:rPr>
          <w:rFonts w:hint="eastAsia"/>
        </w:rPr>
        <w:t>商家管理的操作方式与用户的基本相同，文档不再赘述。</w:t>
      </w:r>
    </w:p>
    <w:p>
      <w:pPr>
        <w:pStyle w:val="5"/>
        <w:numPr>
          <w:ilvl w:val="3"/>
          <w:numId w:val="0"/>
        </w:numPr>
        <w:ind w:leftChars="0"/>
      </w:pPr>
      <w:bookmarkStart w:id="50" w:name="_Toc462415030"/>
      <w:r>
        <w:rPr>
          <w:rFonts w:hint="eastAsia"/>
        </w:rPr>
        <w:t>额度管理</w:t>
      </w:r>
      <w:bookmarkEnd w:id="50"/>
    </w:p>
    <w:p>
      <w:pPr>
        <w:keepNext/>
      </w:pPr>
      <w:r>
        <w:drawing>
          <wp:inline distT="0" distB="0" distL="0" distR="0">
            <wp:extent cx="5753100" cy="2867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35</w:t>
      </w:r>
    </w:p>
    <w:p>
      <w:r>
        <w:rPr>
          <w:rFonts w:hint="eastAsia"/>
        </w:rPr>
        <w:tab/>
      </w:r>
      <w:r>
        <w:rPr>
          <w:rFonts w:hint="eastAsia"/>
        </w:rPr>
        <w:t>顶部列出了账号当前的额度、已发放量、剩余量。</w:t>
      </w:r>
    </w:p>
    <w:p>
      <w:r>
        <w:rPr>
          <w:rFonts w:hint="eastAsia"/>
        </w:rPr>
        <w:tab/>
      </w:r>
      <w:r>
        <w:rPr>
          <w:rFonts w:hint="eastAsia"/>
        </w:rPr>
        <w:t>额度可以由接入方管理员提出申请，有系统管理员进行审批批复，批复成功后额度将增加到对应账号上，额度只能增加，不能减少。</w:t>
      </w:r>
    </w:p>
    <w:p>
      <w:r>
        <w:rPr>
          <w:rFonts w:hint="eastAsia"/>
        </w:rPr>
        <w:tab/>
      </w:r>
      <w:r>
        <w:rPr>
          <w:rFonts w:hint="eastAsia"/>
        </w:rPr>
        <w:t>申请列表列出了过往的申请记录，如果申请仍未批复，可以点击“取消”按钮取消申请。</w:t>
      </w:r>
    </w:p>
    <w:p>
      <w:pPr>
        <w:pStyle w:val="4"/>
      </w:pPr>
      <w:bookmarkStart w:id="51" w:name="_Toc462415031"/>
      <w:bookmarkStart w:id="52" w:name="_Toc5252"/>
      <w:r>
        <w:rPr>
          <w:rFonts w:hint="eastAsia"/>
        </w:rPr>
        <w:t>系统消息</w:t>
      </w:r>
      <w:bookmarkEnd w:id="51"/>
      <w:bookmarkEnd w:id="52"/>
    </w:p>
    <w:p>
      <w:pPr>
        <w:rPr>
          <w:u w:val="single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  <w:u w:val="single"/>
        </w:rPr>
        <w:t>注意，后续的系统消息、账号管理、操作日志等功能属于接入应用级功能，与具体账号无关。）</w:t>
      </w:r>
    </w:p>
    <w:p>
      <w:r>
        <w:rPr>
          <w:rFonts w:hint="eastAsia"/>
        </w:rPr>
        <w:tab/>
      </w:r>
      <w:r>
        <w:rPr>
          <w:rFonts w:hint="eastAsia"/>
        </w:rPr>
        <w:t>系统消息可查看系统通知，通知已发放时间倒序排列，点击“详细信息”查看详细内容。</w:t>
      </w:r>
    </w:p>
    <w:p>
      <w:r>
        <w:rPr>
          <w:rFonts w:hint="eastAsia"/>
        </w:rPr>
        <w:tab/>
      </w:r>
      <w:r>
        <w:rPr>
          <w:rFonts w:hint="eastAsia"/>
        </w:rPr>
        <w:t>支持已读/未读状态，可点击全部已读将所有未读信息设为已读。</w:t>
      </w:r>
    </w:p>
    <w:p>
      <w:pPr>
        <w:keepNext/>
      </w:pPr>
      <w:r>
        <w:drawing>
          <wp:inline distT="0" distB="0" distL="0" distR="0">
            <wp:extent cx="5753100" cy="2133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36</w:t>
      </w:r>
    </w:p>
    <w:p>
      <w:pPr>
        <w:pStyle w:val="4"/>
      </w:pPr>
      <w:bookmarkStart w:id="53" w:name="_Toc462415032"/>
      <w:bookmarkStart w:id="54" w:name="_Toc13424"/>
      <w:r>
        <w:rPr>
          <w:rFonts w:hint="eastAsia"/>
        </w:rPr>
        <w:t>账号管理</w:t>
      </w:r>
      <w:bookmarkEnd w:id="53"/>
      <w:bookmarkEnd w:id="54"/>
    </w:p>
    <w:p>
      <w:pPr>
        <w:pStyle w:val="5"/>
      </w:pPr>
      <w:r>
        <w:rPr>
          <w:rFonts w:hint="eastAsia"/>
        </w:rPr>
        <w:t>管理员</w:t>
      </w:r>
    </w:p>
    <w:p>
      <w:r>
        <w:rPr>
          <w:rFonts w:hint="eastAsia"/>
        </w:rPr>
        <w:tab/>
      </w:r>
      <w:r>
        <w:rPr>
          <w:rFonts w:hint="eastAsia"/>
        </w:rPr>
        <w:t>账号管理设置可登录到管理后台的二级管理员账号，系统以角色作为权限控制方式，一个用户只能拥有一个角色。</w:t>
      </w:r>
    </w:p>
    <w:p>
      <w:pPr>
        <w:keepNext/>
      </w:pPr>
      <w:r>
        <w:drawing>
          <wp:inline distT="0" distB="0" distL="0" distR="0">
            <wp:extent cx="4591685" cy="2089150"/>
            <wp:effectExtent l="198755" t="88265" r="124460" b="165735"/>
            <wp:docPr id="21" name="图片 21" descr="C:\Users\Administrator\Desktop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\Desktop\6.png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dir="5400000" sx="102000" sy="102000" algn="tr" rotWithShape="0">
                        <a:prstClr val="black">
                          <a:alpha val="29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37</w:t>
      </w:r>
    </w:p>
    <w:p>
      <w:r>
        <w:rPr>
          <w:rFonts w:hint="eastAsia"/>
        </w:rPr>
        <w:tab/>
      </w:r>
      <w:r>
        <w:rPr>
          <w:rFonts w:hint="eastAsia"/>
        </w:rPr>
        <w:t>可点击“禁用”或“恢复”设置管理员的可用状态。</w:t>
      </w:r>
    </w:p>
    <w:p>
      <w:pPr>
        <w:pStyle w:val="5"/>
      </w:pPr>
      <w:r>
        <w:rPr>
          <w:rFonts w:hint="eastAsia"/>
        </w:rPr>
        <w:t>新建</w:t>
      </w:r>
    </w:p>
    <w:p>
      <w:pPr>
        <w:keepNext/>
      </w:pPr>
      <w:r>
        <w:drawing>
          <wp:inline distT="0" distB="0" distL="0" distR="0">
            <wp:extent cx="4171950" cy="31045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38</w:t>
      </w:r>
    </w:p>
    <w:p>
      <w:r>
        <w:rPr>
          <w:rFonts w:hint="eastAsia"/>
        </w:rPr>
        <w:tab/>
      </w:r>
      <w:r>
        <w:rPr>
          <w:rFonts w:hint="eastAsia"/>
        </w:rPr>
        <w:t>点击“新建”按钮创建新的管理员账号，登录账号由于是全局唯一，一般建议采用邮箱地址，以避免与其他接入应用的管理员账号冲突。</w:t>
      </w:r>
    </w:p>
    <w:p>
      <w:pPr>
        <w:pStyle w:val="5"/>
      </w:pPr>
      <w:r>
        <w:rPr>
          <w:rFonts w:hint="eastAsia"/>
        </w:rPr>
        <w:t>角色</w:t>
      </w:r>
    </w:p>
    <w:p>
      <w:r>
        <w:rPr>
          <w:rFonts w:hint="eastAsia"/>
        </w:rPr>
        <w:tab/>
      </w:r>
      <w:r>
        <w:rPr>
          <w:rFonts w:hint="eastAsia"/>
        </w:rPr>
        <w:t>可自定义管理员角色，各接入应用间互不干扰。角色被禁用将导致其所属的管理员无法登录。</w:t>
      </w:r>
    </w:p>
    <w:p>
      <w:pPr>
        <w:keepNext/>
      </w:pPr>
      <w:r>
        <w:drawing>
          <wp:inline distT="0" distB="0" distL="0" distR="0">
            <wp:extent cx="4667885" cy="1938020"/>
            <wp:effectExtent l="69850" t="15875" r="24765" b="84455"/>
            <wp:docPr id="19" name="图片 19" descr="C:\Users\Administrator\Desktop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\Desktop\7.png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39</w:t>
      </w:r>
    </w:p>
    <w:p>
      <w:pPr>
        <w:pStyle w:val="5"/>
      </w:pPr>
      <w:r>
        <w:rPr>
          <w:rFonts w:hint="eastAsia"/>
        </w:rPr>
        <w:t>设置权限</w:t>
      </w:r>
    </w:p>
    <w:p>
      <w:pPr>
        <w:keepNext/>
      </w:pPr>
      <w:r>
        <w:drawing>
          <wp:inline distT="0" distB="0" distL="0" distR="0">
            <wp:extent cx="4505960" cy="3282315"/>
            <wp:effectExtent l="0" t="0" r="889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40</w:t>
      </w:r>
    </w:p>
    <w:p>
      <w:r>
        <w:rPr>
          <w:rFonts w:hint="eastAsia"/>
        </w:rPr>
        <w:tab/>
      </w:r>
      <w:r>
        <w:rPr>
          <w:rFonts w:hint="eastAsia"/>
        </w:rPr>
        <w:t>可设置角色权限（超级管理员不可修改），复选框被勾上即代表具有此项功能。角色权限被修改后，用户下次登录后生效。</w:t>
      </w:r>
    </w:p>
    <w:p>
      <w:pPr>
        <w:pStyle w:val="5"/>
      </w:pPr>
      <w:bookmarkStart w:id="55" w:name="_Toc462415033"/>
      <w:r>
        <w:rPr>
          <w:rFonts w:hint="eastAsia"/>
        </w:rPr>
        <w:t>操作日志</w:t>
      </w:r>
      <w:bookmarkEnd w:id="55"/>
    </w:p>
    <w:p>
      <w:pPr>
        <w:keepNext/>
      </w:pPr>
      <w:r>
        <w:drawing>
          <wp:inline distT="0" distB="0" distL="0" distR="0">
            <wp:extent cx="6048375" cy="1605915"/>
            <wp:effectExtent l="69850" t="15875" r="15875" b="73660"/>
            <wp:docPr id="7" name="图片 7" descr="C:\Users\Administrator\Desktop\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Desktop\8.png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rPr>
          <w:rFonts w:hint="eastAsia"/>
        </w:rPr>
        <w:t>图表 41</w:t>
      </w:r>
    </w:p>
    <w:p>
      <w:r>
        <w:rPr>
          <w:rFonts w:hint="eastAsia"/>
        </w:rPr>
        <w:tab/>
      </w:r>
      <w:r>
        <w:rPr>
          <w:rFonts w:hint="eastAsia"/>
        </w:rPr>
        <w:t>列出当前接入应用所有管理员在管理后台上的操作记录。</w:t>
      </w:r>
    </w:p>
    <w:p>
      <w:r>
        <w:rPr>
          <w:rFonts w:hint="eastAsia"/>
        </w:rPr>
        <w:tab/>
      </w:r>
      <w:r>
        <w:rPr>
          <w:rFonts w:hint="eastAsia"/>
        </w:rPr>
        <w:t>点击详细信息可查看该次操作的请求参数和请求结果。</w:t>
      </w:r>
    </w:p>
    <w:p>
      <w:pPr>
        <w:pStyle w:val="5"/>
      </w:pPr>
      <w:bookmarkStart w:id="56" w:name="_Toc462415034"/>
      <w:r>
        <w:rPr>
          <w:rFonts w:hint="eastAsia"/>
        </w:rPr>
        <w:t>返回上级</w:t>
      </w:r>
      <w:bookmarkEnd w:id="56"/>
    </w:p>
    <w:p>
      <w:pPr>
        <w:rPr>
          <w:rFonts w:hint="eastAsia" w:eastAsia="宋体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点击返回上级将返回到账号列表页。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utch801 Rm BT">
    <w:altName w:val="Segoe Print"/>
    <w:panose1 w:val="02020603060505020304"/>
    <w:charset w:val="00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">
    <w:panose1 w:val="02010600030101010101"/>
    <w:charset w:val="88"/>
    <w:family w:val="auto"/>
    <w:pitch w:val="default"/>
    <w:sig w:usb0="800002BF" w:usb1="38CF7CFA" w:usb2="00000016" w:usb3="00000000" w:csb0="00040001" w:csb1="0000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round" w:vAnchor="text" w:hAnchor="margin" w:xAlign="center" w:y="1"/>
      <w:rPr>
        <w:rStyle w:val="19"/>
      </w:rPr>
    </w:pPr>
    <w:r>
      <w:rPr>
        <w:rStyle w:val="19"/>
      </w:rPr>
      <w:fldChar w:fldCharType="begin"/>
    </w:r>
    <w:r>
      <w:rPr>
        <w:rStyle w:val="19"/>
      </w:rPr>
      <w:instrText xml:space="preserve">PAGE  </w:instrText>
    </w:r>
    <w:r>
      <w:rPr>
        <w:rStyle w:val="19"/>
      </w:rPr>
      <w:fldChar w:fldCharType="separate"/>
    </w:r>
    <w:r>
      <w:rPr>
        <w:rStyle w:val="19"/>
      </w:rPr>
      <w:t>I</w:t>
    </w:r>
    <w:r>
      <w:rPr>
        <w:rStyle w:val="19"/>
      </w:rPr>
      <w:fldChar w:fldCharType="end"/>
    </w:r>
  </w:p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round" w:vAnchor="text" w:hAnchor="margin" w:xAlign="center" w:y="1"/>
      <w:rPr>
        <w:rStyle w:val="19"/>
      </w:rPr>
    </w:pPr>
    <w:r>
      <w:rPr>
        <w:rStyle w:val="19"/>
      </w:rPr>
      <w:fldChar w:fldCharType="begin"/>
    </w:r>
    <w:r>
      <w:rPr>
        <w:rStyle w:val="19"/>
      </w:rPr>
      <w:instrText xml:space="preserve">PAGE  </w:instrText>
    </w:r>
    <w:r>
      <w:rPr>
        <w:rStyle w:val="19"/>
      </w:rPr>
      <w:fldChar w:fldCharType="end"/>
    </w:r>
  </w:p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left"/>
    </w:pPr>
    <w:r>
      <w:t>奥科科技（北京）有限公司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0DEEB"/>
    <w:multiLevelType w:val="singleLevel"/>
    <w:tmpl w:val="58D0DEEB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8D0DFFA"/>
    <w:multiLevelType w:val="multilevel"/>
    <w:tmpl w:val="58D0DFF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pStyle w:val="29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8D0E1A9"/>
    <w:multiLevelType w:val="multilevel"/>
    <w:tmpl w:val="58D0E1A9"/>
    <w:lvl w:ilvl="0" w:tentative="0">
      <w:start w:val="1"/>
      <w:numFmt w:val="chineseCounting"/>
      <w:pStyle w:val="2"/>
      <w:suff w:val="nothing"/>
      <w:lvlText w:val="%1、"/>
      <w:lvlJc w:val="left"/>
      <w:pPr>
        <w:ind w:left="0" w:leftChars="0" w:firstLine="0" w:firstLineChars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leftChars="0" w:firstLine="0" w:firstLineChars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0" w:leftChars="0" w:firstLine="400" w:firstLineChars="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leftChars="0" w:firstLine="402" w:firstLineChars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leftChars="0" w:firstLine="402" w:firstLineChars="0"/>
      </w:pPr>
      <w:rPr>
        <w:rFonts w:hint="eastAsia"/>
      </w:rPr>
    </w:lvl>
  </w:abstractNum>
  <w:abstractNum w:abstractNumId="3">
    <w:nsid w:val="58D0E291"/>
    <w:multiLevelType w:val="singleLevel"/>
    <w:tmpl w:val="58D0E29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8D0E2AE"/>
    <w:multiLevelType w:val="singleLevel"/>
    <w:tmpl w:val="58D0E2A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8D0E30E"/>
    <w:multiLevelType w:val="singleLevel"/>
    <w:tmpl w:val="58D0E30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F38"/>
    <w:rsid w:val="00140FCD"/>
    <w:rsid w:val="001A26AE"/>
    <w:rsid w:val="001C7FC7"/>
    <w:rsid w:val="002954C8"/>
    <w:rsid w:val="00454844"/>
    <w:rsid w:val="00607004"/>
    <w:rsid w:val="00650F38"/>
    <w:rsid w:val="007F5996"/>
    <w:rsid w:val="008B3F92"/>
    <w:rsid w:val="00D31B21"/>
    <w:rsid w:val="00E719B4"/>
    <w:rsid w:val="27FE3837"/>
    <w:rsid w:val="2EAE4D4C"/>
    <w:rsid w:val="36613BAA"/>
    <w:rsid w:val="3A6E7BCB"/>
    <w:rsid w:val="739B3957"/>
    <w:rsid w:val="7EAB0F5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mbria" w:hAnsi="Cambria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80" w:after="80"/>
      <w:ind w:left="0" w:leftChars="0" w:firstLine="0"/>
      <w:jc w:val="left"/>
      <w:outlineLvl w:val="1"/>
    </w:pPr>
    <w:rPr>
      <w:rFonts w:eastAsia="黑体"/>
      <w:bCs/>
      <w:sz w:val="36"/>
      <w:szCs w:val="32"/>
    </w:rPr>
  </w:style>
  <w:style w:type="paragraph" w:styleId="4">
    <w:name w:val="heading 3"/>
    <w:basedOn w:val="1"/>
    <w:next w:val="1"/>
    <w:link w:val="26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unhideWhenUsed/>
    <w:uiPriority w:val="1"/>
  </w:style>
  <w:style w:type="table" w:default="1" w:styleId="2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qFormat/>
    <w:uiPriority w:val="35"/>
    <w:pPr>
      <w:spacing w:line="360" w:lineRule="auto"/>
    </w:pPr>
    <w:rPr>
      <w:rFonts w:eastAsia="黑体"/>
      <w:sz w:val="20"/>
      <w:szCs w:val="20"/>
    </w:rPr>
  </w:style>
  <w:style w:type="paragraph" w:styleId="12">
    <w:name w:val="toc 3"/>
    <w:basedOn w:val="1"/>
    <w:next w:val="1"/>
    <w:unhideWhenUsed/>
    <w:uiPriority w:val="39"/>
    <w:pPr>
      <w:ind w:left="840" w:leftChars="400"/>
    </w:pPr>
  </w:style>
  <w:style w:type="paragraph" w:styleId="13">
    <w:name w:val="Balloon Text"/>
    <w:basedOn w:val="1"/>
    <w:link w:val="25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uiPriority w:val="39"/>
  </w:style>
  <w:style w:type="paragraph" w:styleId="17">
    <w:name w:val="toc 2"/>
    <w:basedOn w:val="1"/>
    <w:next w:val="1"/>
    <w:unhideWhenUsed/>
    <w:uiPriority w:val="39"/>
    <w:pPr>
      <w:ind w:left="420" w:leftChars="200"/>
    </w:pPr>
  </w:style>
  <w:style w:type="character" w:styleId="19">
    <w:name w:val="page number"/>
    <w:unhideWhenUsed/>
    <w:uiPriority w:val="99"/>
  </w:style>
  <w:style w:type="character" w:styleId="20">
    <w:name w:val="Hyperlink"/>
    <w:basedOn w:val="1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2">
    <w:name w:val="页眉 Char"/>
    <w:basedOn w:val="18"/>
    <w:link w:val="15"/>
    <w:uiPriority w:val="99"/>
    <w:rPr>
      <w:sz w:val="18"/>
      <w:szCs w:val="18"/>
    </w:rPr>
  </w:style>
  <w:style w:type="character" w:customStyle="1" w:styleId="23">
    <w:name w:val="页脚 Char"/>
    <w:basedOn w:val="18"/>
    <w:link w:val="14"/>
    <w:qFormat/>
    <w:uiPriority w:val="99"/>
    <w:rPr>
      <w:sz w:val="18"/>
      <w:szCs w:val="18"/>
    </w:rPr>
  </w:style>
  <w:style w:type="character" w:customStyle="1" w:styleId="24">
    <w:name w:val="标题 1 Char"/>
    <w:basedOn w:val="1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5">
    <w:name w:val="批注框文本 Char"/>
    <w:basedOn w:val="18"/>
    <w:link w:val="13"/>
    <w:semiHidden/>
    <w:qFormat/>
    <w:uiPriority w:val="99"/>
    <w:rPr>
      <w:sz w:val="18"/>
      <w:szCs w:val="18"/>
    </w:rPr>
  </w:style>
  <w:style w:type="character" w:customStyle="1" w:styleId="26">
    <w:name w:val="标题 3 Char"/>
    <w:basedOn w:val="18"/>
    <w:link w:val="4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paragraph" w:customStyle="1" w:styleId="27">
    <w:name w:val="列出段落11"/>
    <w:basedOn w:val="1"/>
    <w:qFormat/>
    <w:uiPriority w:val="34"/>
    <w:pPr>
      <w:spacing w:line="360" w:lineRule="auto"/>
      <w:ind w:firstLine="420" w:firstLineChars="200"/>
    </w:pPr>
    <w:rPr>
      <w:rFonts w:ascii="Calibri" w:hAnsi="Calibri"/>
      <w:szCs w:val="22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  <w:style w:type="paragraph" w:customStyle="1" w:styleId="29">
    <w:name w:val="样式1"/>
    <w:basedOn w:val="4"/>
    <w:uiPriority w:val="0"/>
    <w:pPr>
      <w:numPr>
        <w:numId w:val="2"/>
      </w:numPr>
    </w:pPr>
  </w:style>
  <w:style w:type="paragraph" w:customStyle="1" w:styleId="30">
    <w:name w:val="标题三"/>
    <w:basedOn w:val="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footer" Target="footer2.xml"/><Relationship Id="rId49" Type="http://schemas.openxmlformats.org/officeDocument/2006/relationships/customXml" Target="../customXml/item1.xml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688</Words>
  <Characters>3927</Characters>
  <Lines>32</Lines>
  <Paragraphs>9</Paragraphs>
  <ScaleCrop>false</ScaleCrop>
  <LinksUpToDate>false</LinksUpToDate>
  <CharactersWithSpaces>4606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2017-03-21T04:38:00Z</dcterms:created>
  <dc:creator>junier_li</dc:creator>
  <cp:lastModifiedBy>Administrator</cp:lastModifiedBy>
  <dcterms:modified xsi:type="dcterms:W3CDTF">2017-03-21T11:37:25Z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